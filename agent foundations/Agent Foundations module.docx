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480" w:line="240" w:lineRule="auto"/>
        <w:jc w:val="center"/>
        <w:rPr>
          <w:ins w:author="Daniel Chiang" w:id="0" w:date="2026-07-09T20:20:15Z"/>
          <w:rFonts w:ascii="Calibri" w:cs="Calibri" w:eastAsia="Calibri" w:hAnsi="Calibri"/>
          <w:b w:val="1"/>
          <w:bCs w:val="1"/>
          <w:sz w:val="36"/>
          <w:szCs w:val="36"/>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36"/>
            <w:szCs w:val="36"/>
            <w:rtl w:val="0"/>
            <w:rPrChange w:author="Daniel Chiang" w:id="1" w:date="2026-07-09T20:25:09Z">
              <w:rPr/>
            </w:rPrChange>
          </w:rPr>
          <w:t xml:space="preserve">Agent Foundations</w:t>
        </w:r>
      </w:ins>
    </w:p>
    <w:p w:rsidR="00000000" w:rsidDel="00000000" w:rsidP="00000000" w:rsidRDefault="00000000" w:rsidRPr="00000000" w14:paraId="00000002">
      <w:pPr>
        <w:pStyle w:val="Subtitle"/>
        <w:spacing w:after="240" w:before="240" w:line="240" w:lineRule="auto"/>
        <w:jc w:val="center"/>
        <w:rPr>
          <w:ins w:author="Daniel Chiang" w:id="0" w:date="2026-07-09T20:20:15Z"/>
          <w:rFonts w:ascii="Calibri" w:cs="Calibri" w:eastAsia="Calibri" w:hAnsi="Calibri"/>
          <w:b w:val="1"/>
          <w:bCs w:val="1"/>
          <w:color w:val="000000"/>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color w:val="000000"/>
            <w:rtl w:val="0"/>
            <w:rPrChange w:author="Daniel Chiang" w:id="1" w:date="2026-07-09T20:25:09Z">
              <w:rPr/>
            </w:rPrChange>
          </w:rPr>
          <w:t xml:space="preserve">Iliad Intensive module documentation</w:t>
        </w:r>
      </w:ins>
    </w:p>
    <w:p w:rsidR="00000000" w:rsidDel="00000000" w:rsidP="00000000" w:rsidRDefault="00000000" w:rsidRPr="00000000" w14:paraId="00000003">
      <w:pPr>
        <w:keepNext w:val="1"/>
        <w:keepLines w:val="1"/>
        <w:spacing w:before="240" w:line="259" w:lineRule="auto"/>
        <w:rPr>
          <w:ins w:author="Daniel Chiang" w:id="0" w:date="2026-07-09T20:20:15Z"/>
          <w:rFonts w:ascii="Calibri" w:cs="Calibri" w:eastAsia="Calibri" w:hAnsi="Calibri"/>
          <w:sz w:val="32"/>
          <w:szCs w:val="32"/>
          <w:rPrChange w:author="Daniel Chiang" w:id="1" w:date="2026-07-09T20:25:09Z">
            <w:rPr/>
          </w:rPrChange>
        </w:rPr>
      </w:pPr>
      <w:ins w:author="Daniel Chiang" w:id="0" w:date="2026-07-09T20:20:15Z">
        <w:r w:rsidDel="00000000" w:rsidR="00000000" w:rsidRPr="00000000">
          <w:rPr>
            <w:rFonts w:ascii="Calibri" w:cs="Calibri" w:eastAsia="Calibri" w:hAnsi="Calibri"/>
            <w:sz w:val="32"/>
            <w:szCs w:val="32"/>
            <w:rtl w:val="0"/>
            <w:rPrChange w:author="Daniel Chiang" w:id="1" w:date="2026-07-09T20:25:09Z">
              <w:rPr/>
            </w:rPrChange>
          </w:rPr>
          <w:t xml:space="preserve">Table of Contents</w:t>
        </w:r>
      </w:ins>
    </w:p>
    <w:sdt>
      <w:sdtPr>
        <w:id w:val="-530988054"/>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ins w:author="Daniel Chiang" w:id="0" w:date="2026-07-09T20:20:15Z"/>
              <w:b w:val="1"/>
              <w:bCs w:val="1"/>
              <w:rPrChange w:author="Daniel Chiang" w:id="1" w:date="2026-07-09T20:25:09Z">
                <w:rPr/>
              </w:rPrChange>
            </w:rPr>
          </w:pPr>
          <w:r w:rsidDel="00000000" w:rsidR="00000000" w:rsidRPr="00000000">
            <w:fldChar w:fldCharType="begin"/>
            <w:instrText xml:space="preserve"> TOC \h \u \z \t "Heading 1,1,Heading 2,2,Heading 3,3,"</w:instrText>
            <w:fldChar w:fldCharType="separate"/>
          </w: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b w:val="1"/>
                    <w:bCs w:val="1"/>
                  </w:rPr>
                </w:rPrChange>
              </w:rPr>
              <w:t xml:space="preserve">Contributors</w:t>
              <w:tab/>
              <w:t xml:space="preserve">1</w:t>
            </w:r>
            <w:r w:rsidDel="00000000" w:rsidR="00000000" w:rsidRPr="00000000">
              <w:fldChar w:fldCharType="end"/>
            </w:r>
            <w:r w:rsidDel="00000000" w:rsidR="00000000" w:rsidRPr="00000000">
              <w:rPr>
                <w:rtl w:val="0"/>
              </w:rPr>
            </w:r>
          </w:ins>
        </w:p>
        <w:p w:rsidR="00000000" w:rsidDel="00000000" w:rsidP="00000000" w:rsidRDefault="00000000" w:rsidRPr="00000000" w14:paraId="00000005">
          <w:pPr>
            <w:widowControl w:val="0"/>
            <w:tabs>
              <w:tab w:val="right" w:leader="none" w:pos="12000"/>
            </w:tabs>
            <w:spacing w:before="60" w:line="240" w:lineRule="auto"/>
            <w:rPr>
              <w:ins w:author="Daniel Chiang" w:id="0" w:date="2026-07-09T20:20:15Z"/>
              <w:b w:val="1"/>
              <w:bCs w:val="1"/>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b w:val="1"/>
                    <w:bCs w:val="1"/>
                  </w:rPr>
                </w:rPrChange>
              </w:rPr>
              <w:t xml:space="preserve">Learning outcomes</w:t>
              <w:tab/>
              <w:t xml:space="preserve">1</w:t>
            </w:r>
            <w:r w:rsidDel="00000000" w:rsidR="00000000" w:rsidRPr="00000000">
              <w:fldChar w:fldCharType="end"/>
            </w:r>
            <w:r w:rsidDel="00000000" w:rsidR="00000000" w:rsidRPr="00000000">
              <w:rPr>
                <w:rtl w:val="0"/>
              </w:rPr>
            </w:r>
          </w:ins>
        </w:p>
        <w:p w:rsidR="00000000" w:rsidDel="00000000" w:rsidP="00000000" w:rsidRDefault="00000000" w:rsidRPr="00000000" w14:paraId="00000006">
          <w:pPr>
            <w:widowControl w:val="0"/>
            <w:tabs>
              <w:tab w:val="right" w:leader="none" w:pos="12000"/>
            </w:tabs>
            <w:spacing w:before="60" w:line="240" w:lineRule="auto"/>
            <w:rPr>
              <w:ins w:author="Daniel Chiang" w:id="0" w:date="2026-07-09T20:20:15Z"/>
              <w:b w:val="1"/>
              <w:bCs w:val="1"/>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b w:val="1"/>
                    <w:bCs w:val="1"/>
                  </w:rPr>
                </w:rPrChange>
              </w:rPr>
              <w:t xml:space="preserve">Prerequisites</w:t>
              <w:tab/>
              <w:t xml:space="preserve">2</w:t>
            </w:r>
            <w:r w:rsidDel="00000000" w:rsidR="00000000" w:rsidRPr="00000000">
              <w:fldChar w:fldCharType="end"/>
            </w:r>
            <w:r w:rsidDel="00000000" w:rsidR="00000000" w:rsidRPr="00000000">
              <w:rPr>
                <w:rtl w:val="0"/>
              </w:rPr>
            </w:r>
          </w:ins>
        </w:p>
        <w:p w:rsidR="00000000" w:rsidDel="00000000" w:rsidP="00000000" w:rsidRDefault="00000000" w:rsidRPr="00000000" w14:paraId="00000007">
          <w:pPr>
            <w:widowControl w:val="0"/>
            <w:tabs>
              <w:tab w:val="right" w:leader="none" w:pos="12000"/>
            </w:tabs>
            <w:spacing w:before="60" w:line="240" w:lineRule="auto"/>
            <w:rPr>
              <w:ins w:author="Daniel Chiang" w:id="0" w:date="2026-07-09T20:20:15Z"/>
              <w:b w:val="1"/>
              <w:bCs w:val="1"/>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b w:val="1"/>
                    <w:bCs w:val="1"/>
                  </w:rPr>
                </w:rPrChange>
              </w:rPr>
              <w:t xml:space="preserve">Content</w:t>
              <w:tab/>
              <w:t xml:space="preserve">2</w:t>
            </w:r>
            <w:r w:rsidDel="00000000" w:rsidR="00000000" w:rsidRPr="00000000">
              <w:fldChar w:fldCharType="end"/>
            </w:r>
            <w:r w:rsidDel="00000000" w:rsidR="00000000" w:rsidRPr="00000000">
              <w:rPr>
                <w:rtl w:val="0"/>
              </w:rPr>
            </w:r>
          </w:ins>
        </w:p>
        <w:p w:rsidR="00000000" w:rsidDel="00000000" w:rsidP="00000000" w:rsidRDefault="00000000" w:rsidRPr="00000000" w14:paraId="00000008">
          <w:pPr>
            <w:widowControl w:val="0"/>
            <w:tabs>
              <w:tab w:val="right" w:leader="none" w:pos="12000"/>
            </w:tabs>
            <w:spacing w:before="60" w:line="240" w:lineRule="auto"/>
            <w:ind w:left="36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Fast-track</w:t>
              <w:tab/>
              <w:t xml:space="preserve">2</w:t>
            </w:r>
            <w:r w:rsidDel="00000000" w:rsidR="00000000" w:rsidRPr="00000000">
              <w:fldChar w:fldCharType="end"/>
            </w:r>
            <w:r w:rsidDel="00000000" w:rsidR="00000000" w:rsidRPr="00000000">
              <w:rPr>
                <w:rtl w:val="0"/>
              </w:rPr>
            </w:r>
          </w:ins>
        </w:p>
        <w:p w:rsidR="00000000" w:rsidDel="00000000" w:rsidP="00000000" w:rsidRDefault="00000000" w:rsidRPr="00000000" w14:paraId="00000009">
          <w:pPr>
            <w:widowControl w:val="0"/>
            <w:tabs>
              <w:tab w:val="right" w:leader="none" w:pos="12000"/>
            </w:tabs>
            <w:spacing w:before="60" w:line="240" w:lineRule="auto"/>
            <w:ind w:left="36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Main content</w:t>
              <w:tab/>
              <w:t xml:space="preserve">2</w:t>
            </w:r>
            <w:r w:rsidDel="00000000" w:rsidR="00000000" w:rsidRPr="00000000">
              <w:fldChar w:fldCharType="end"/>
            </w:r>
            <w:r w:rsidDel="00000000" w:rsidR="00000000" w:rsidRPr="00000000">
              <w:rPr>
                <w:rtl w:val="0"/>
              </w:rPr>
            </w:r>
          </w:ins>
        </w:p>
        <w:p w:rsidR="00000000" w:rsidDel="00000000" w:rsidP="00000000" w:rsidRDefault="00000000" w:rsidRPr="00000000" w14:paraId="0000000A">
          <w:pPr>
            <w:widowControl w:val="0"/>
            <w:tabs>
              <w:tab w:val="right" w:leader="none" w:pos="12000"/>
            </w:tabs>
            <w:spacing w:before="60" w:line="240" w:lineRule="auto"/>
            <w:ind w:left="72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Morning lecture</w:t>
              <w:tab/>
              <w:t xml:space="preserve">3</w:t>
            </w:r>
            <w:r w:rsidDel="00000000" w:rsidR="00000000" w:rsidRPr="00000000">
              <w:fldChar w:fldCharType="end"/>
            </w:r>
            <w:r w:rsidDel="00000000" w:rsidR="00000000" w:rsidRPr="00000000">
              <w:rPr>
                <w:rtl w:val="0"/>
              </w:rPr>
            </w:r>
          </w:ins>
        </w:p>
        <w:p w:rsidR="00000000" w:rsidDel="00000000" w:rsidP="00000000" w:rsidRDefault="00000000" w:rsidRPr="00000000" w14:paraId="0000000B">
          <w:pPr>
            <w:widowControl w:val="0"/>
            <w:tabs>
              <w:tab w:val="right" w:leader="none" w:pos="12000"/>
            </w:tabs>
            <w:spacing w:before="60" w:line="240" w:lineRule="auto"/>
            <w:ind w:left="72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Fundamental reading</w:t>
              <w:tab/>
              <w:t xml:space="preserve">3</w:t>
            </w:r>
            <w:r w:rsidDel="00000000" w:rsidR="00000000" w:rsidRPr="00000000">
              <w:fldChar w:fldCharType="end"/>
            </w:r>
            <w:r w:rsidDel="00000000" w:rsidR="00000000" w:rsidRPr="00000000">
              <w:rPr>
                <w:rtl w:val="0"/>
              </w:rPr>
            </w:r>
          </w:ins>
        </w:p>
        <w:p w:rsidR="00000000" w:rsidDel="00000000" w:rsidP="00000000" w:rsidRDefault="00000000" w:rsidRPr="00000000" w14:paraId="0000000C">
          <w:pPr>
            <w:widowControl w:val="0"/>
            <w:tabs>
              <w:tab w:val="right" w:leader="none" w:pos="12000"/>
            </w:tabs>
            <w:spacing w:before="60" w:line="240" w:lineRule="auto"/>
            <w:ind w:left="72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The five strands (pre-reading tracks)</w:t>
              <w:tab/>
              <w:t xml:space="preserve">4</w:t>
            </w:r>
            <w:r w:rsidDel="00000000" w:rsidR="00000000" w:rsidRPr="00000000">
              <w:fldChar w:fldCharType="end"/>
            </w:r>
            <w:r w:rsidDel="00000000" w:rsidR="00000000" w:rsidRPr="00000000">
              <w:rPr>
                <w:rtl w:val="0"/>
              </w:rPr>
            </w:r>
          </w:ins>
        </w:p>
        <w:p w:rsidR="00000000" w:rsidDel="00000000" w:rsidP="00000000" w:rsidRDefault="00000000" w:rsidRPr="00000000" w14:paraId="0000000D">
          <w:pPr>
            <w:widowControl w:val="0"/>
            <w:tabs>
              <w:tab w:val="right" w:leader="none" w:pos="12000"/>
            </w:tabs>
            <w:spacing w:before="60" w:line="240" w:lineRule="auto"/>
            <w:ind w:left="72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Cross-pollination discussion</w:t>
              <w:tab/>
              <w:t xml:space="preserve">6</w:t>
            </w:r>
            <w:r w:rsidDel="00000000" w:rsidR="00000000" w:rsidRPr="00000000">
              <w:fldChar w:fldCharType="end"/>
            </w:r>
            <w:r w:rsidDel="00000000" w:rsidR="00000000" w:rsidRPr="00000000">
              <w:rPr>
                <w:rtl w:val="0"/>
              </w:rPr>
            </w:r>
          </w:ins>
        </w:p>
        <w:p w:rsidR="00000000" w:rsidDel="00000000" w:rsidP="00000000" w:rsidRDefault="00000000" w:rsidRPr="00000000" w14:paraId="0000000E">
          <w:pPr>
            <w:widowControl w:val="0"/>
            <w:tabs>
              <w:tab w:val="right" w:leader="none" w:pos="12000"/>
            </w:tabs>
            <w:spacing w:before="60" w:line="240" w:lineRule="auto"/>
            <w:ind w:left="72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Exercise session</w:t>
              <w:tab/>
              <w:t xml:space="preserve">6</w:t>
            </w:r>
            <w:r w:rsidDel="00000000" w:rsidR="00000000" w:rsidRPr="00000000">
              <w:fldChar w:fldCharType="end"/>
            </w:r>
            <w:r w:rsidDel="00000000" w:rsidR="00000000" w:rsidRPr="00000000">
              <w:rPr>
                <w:rtl w:val="0"/>
              </w:rPr>
            </w:r>
          </w:ins>
        </w:p>
        <w:p w:rsidR="00000000" w:rsidDel="00000000" w:rsidP="00000000" w:rsidRDefault="00000000" w:rsidRPr="00000000" w14:paraId="0000000F">
          <w:pPr>
            <w:widowControl w:val="0"/>
            <w:tabs>
              <w:tab w:val="right" w:leader="none" w:pos="12000"/>
            </w:tabs>
            <w:spacing w:before="60" w:line="240" w:lineRule="auto"/>
            <w:ind w:left="72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Daily checkpoint</w:t>
              <w:tab/>
              <w:t xml:space="preserve">7</w:t>
            </w:r>
            <w:r w:rsidDel="00000000" w:rsidR="00000000" w:rsidRPr="00000000">
              <w:fldChar w:fldCharType="end"/>
            </w:r>
            <w:r w:rsidDel="00000000" w:rsidR="00000000" w:rsidRPr="00000000">
              <w:rPr>
                <w:rtl w:val="0"/>
              </w:rPr>
            </w:r>
          </w:ins>
        </w:p>
        <w:p w:rsidR="00000000" w:rsidDel="00000000" w:rsidP="00000000" w:rsidRDefault="00000000" w:rsidRPr="00000000" w14:paraId="00000010">
          <w:pPr>
            <w:widowControl w:val="0"/>
            <w:tabs>
              <w:tab w:val="right" w:leader="none" w:pos="12000"/>
            </w:tabs>
            <w:spacing w:before="60" w:line="240" w:lineRule="auto"/>
            <w:ind w:left="36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Learn more</w:t>
              <w:tab/>
              <w:t xml:space="preserve">7</w:t>
            </w:r>
            <w:r w:rsidDel="00000000" w:rsidR="00000000" w:rsidRPr="00000000">
              <w:fldChar w:fldCharType="end"/>
            </w:r>
            <w:r w:rsidDel="00000000" w:rsidR="00000000" w:rsidRPr="00000000">
              <w:rPr>
                <w:rtl w:val="0"/>
              </w:rPr>
            </w:r>
          </w:ins>
        </w:p>
        <w:p w:rsidR="00000000" w:rsidDel="00000000" w:rsidP="00000000" w:rsidRDefault="00000000" w:rsidRPr="00000000" w14:paraId="00000011">
          <w:pPr>
            <w:widowControl w:val="0"/>
            <w:tabs>
              <w:tab w:val="right" w:leader="none" w:pos="12000"/>
            </w:tabs>
            <w:spacing w:before="60" w:line="240" w:lineRule="auto"/>
            <w:rPr>
              <w:ins w:author="Daniel Chiang" w:id="0" w:date="2026-07-09T20:20:15Z"/>
              <w:b w:val="1"/>
              <w:bCs w:val="1"/>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b w:val="1"/>
                    <w:bCs w:val="1"/>
                  </w:rPr>
                </w:rPrChange>
              </w:rPr>
              <w:t xml:space="preserve">Teaching guide</w:t>
              <w:tab/>
              <w:t xml:space="preserve">8</w:t>
            </w:r>
            <w:r w:rsidDel="00000000" w:rsidR="00000000" w:rsidRPr="00000000">
              <w:fldChar w:fldCharType="end"/>
            </w:r>
            <w:r w:rsidDel="00000000" w:rsidR="00000000" w:rsidRPr="00000000">
              <w:rPr>
                <w:rtl w:val="0"/>
              </w:rPr>
            </w:r>
          </w:ins>
        </w:p>
        <w:p w:rsidR="00000000" w:rsidDel="00000000" w:rsidP="00000000" w:rsidRDefault="00000000" w:rsidRPr="00000000" w14:paraId="00000012">
          <w:pPr>
            <w:widowControl w:val="0"/>
            <w:tabs>
              <w:tab w:val="right" w:leader="none" w:pos="12000"/>
            </w:tabs>
            <w:spacing w:before="60" w:line="240" w:lineRule="auto"/>
            <w:ind w:left="36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Time schedule</w:t>
              <w:tab/>
              <w:t xml:space="preserve">8</w:t>
            </w:r>
            <w:r w:rsidDel="00000000" w:rsidR="00000000" w:rsidRPr="00000000">
              <w:fldChar w:fldCharType="end"/>
            </w:r>
            <w:r w:rsidDel="00000000" w:rsidR="00000000" w:rsidRPr="00000000">
              <w:rPr>
                <w:rtl w:val="0"/>
              </w:rPr>
            </w:r>
          </w:ins>
        </w:p>
        <w:p w:rsidR="00000000" w:rsidDel="00000000" w:rsidP="00000000" w:rsidRDefault="00000000" w:rsidRPr="00000000" w14:paraId="00000013">
          <w:pPr>
            <w:widowControl w:val="0"/>
            <w:tabs>
              <w:tab w:val="right" w:leader="none" w:pos="12000"/>
            </w:tabs>
            <w:spacing w:before="60" w:line="240" w:lineRule="auto"/>
            <w:ind w:left="36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Required materials</w:t>
              <w:tab/>
              <w:t xml:space="preserve">8</w:t>
            </w:r>
            <w:r w:rsidDel="00000000" w:rsidR="00000000" w:rsidRPr="00000000">
              <w:fldChar w:fldCharType="end"/>
            </w:r>
            <w:r w:rsidDel="00000000" w:rsidR="00000000" w:rsidRPr="00000000">
              <w:rPr>
                <w:rtl w:val="0"/>
              </w:rPr>
            </w:r>
          </w:ins>
        </w:p>
        <w:p w:rsidR="00000000" w:rsidDel="00000000" w:rsidP="00000000" w:rsidRDefault="00000000" w:rsidRPr="00000000" w14:paraId="00000014">
          <w:pPr>
            <w:widowControl w:val="0"/>
            <w:tabs>
              <w:tab w:val="right" w:leader="none" w:pos="12000"/>
            </w:tabs>
            <w:spacing w:before="60" w:line="240" w:lineRule="auto"/>
            <w:ind w:left="36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Morning lecture</w:t>
              <w:tab/>
              <w:t xml:space="preserve">9</w:t>
            </w:r>
            <w:r w:rsidDel="00000000" w:rsidR="00000000" w:rsidRPr="00000000">
              <w:fldChar w:fldCharType="end"/>
            </w:r>
            <w:r w:rsidDel="00000000" w:rsidR="00000000" w:rsidRPr="00000000">
              <w:rPr>
                <w:rtl w:val="0"/>
              </w:rPr>
            </w:r>
          </w:ins>
        </w:p>
        <w:p w:rsidR="00000000" w:rsidDel="00000000" w:rsidP="00000000" w:rsidRDefault="00000000" w:rsidRPr="00000000" w14:paraId="00000015">
          <w:pPr>
            <w:widowControl w:val="0"/>
            <w:tabs>
              <w:tab w:val="right" w:leader="none" w:pos="12000"/>
            </w:tabs>
            <w:spacing w:before="60" w:line="240" w:lineRule="auto"/>
            <w:ind w:left="36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Fundamental reading</w:t>
              <w:tab/>
              <w:t xml:space="preserve">9</w:t>
            </w:r>
            <w:r w:rsidDel="00000000" w:rsidR="00000000" w:rsidRPr="00000000">
              <w:fldChar w:fldCharType="end"/>
            </w:r>
            <w:r w:rsidDel="00000000" w:rsidR="00000000" w:rsidRPr="00000000">
              <w:rPr>
                <w:rtl w:val="0"/>
              </w:rPr>
            </w:r>
          </w:ins>
        </w:p>
        <w:p w:rsidR="00000000" w:rsidDel="00000000" w:rsidP="00000000" w:rsidRDefault="00000000" w:rsidRPr="00000000" w14:paraId="00000016">
          <w:pPr>
            <w:widowControl w:val="0"/>
            <w:tabs>
              <w:tab w:val="right" w:leader="none" w:pos="12000"/>
            </w:tabs>
            <w:spacing w:before="60" w:line="240" w:lineRule="auto"/>
            <w:ind w:left="36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Cross-pollination discussion</w:t>
              <w:tab/>
              <w:t xml:space="preserve">9</w:t>
            </w:r>
            <w:r w:rsidDel="00000000" w:rsidR="00000000" w:rsidRPr="00000000">
              <w:fldChar w:fldCharType="end"/>
            </w:r>
            <w:r w:rsidDel="00000000" w:rsidR="00000000" w:rsidRPr="00000000">
              <w:rPr>
                <w:rtl w:val="0"/>
              </w:rPr>
            </w:r>
          </w:ins>
        </w:p>
        <w:p w:rsidR="00000000" w:rsidDel="00000000" w:rsidP="00000000" w:rsidRDefault="00000000" w:rsidRPr="00000000" w14:paraId="00000017">
          <w:pPr>
            <w:widowControl w:val="0"/>
            <w:tabs>
              <w:tab w:val="right" w:leader="none" w:pos="12000"/>
            </w:tabs>
            <w:spacing w:before="60" w:line="240" w:lineRule="auto"/>
            <w:ind w:left="36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Exercise session</w:t>
              <w:tab/>
              <w:t xml:space="preserve">10</w:t>
            </w:r>
            <w:r w:rsidDel="00000000" w:rsidR="00000000" w:rsidRPr="00000000">
              <w:fldChar w:fldCharType="end"/>
            </w:r>
            <w:r w:rsidDel="00000000" w:rsidR="00000000" w:rsidRPr="00000000">
              <w:rPr>
                <w:rtl w:val="0"/>
              </w:rPr>
            </w:r>
          </w:ins>
        </w:p>
        <w:p w:rsidR="00000000" w:rsidDel="00000000" w:rsidP="00000000" w:rsidRDefault="00000000" w:rsidRPr="00000000" w14:paraId="00000018">
          <w:pPr>
            <w:widowControl w:val="0"/>
            <w:tabs>
              <w:tab w:val="right" w:leader="none" w:pos="12000"/>
            </w:tabs>
            <w:spacing w:before="60" w:line="240" w:lineRule="auto"/>
            <w:ind w:left="360" w:firstLine="0"/>
            <w:rPr>
              <w:ins w:author="Daniel Chiang" w:id="0" w:date="2026-07-09T20:20:15Z"/>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rPrChange>
              </w:rPr>
              <w:t xml:space="preserve">Daily checkpoint</w:t>
              <w:tab/>
              <w:t xml:space="preserve">10</w:t>
            </w:r>
            <w:r w:rsidDel="00000000" w:rsidR="00000000" w:rsidRPr="00000000">
              <w:fldChar w:fldCharType="end"/>
            </w:r>
            <w:r w:rsidDel="00000000" w:rsidR="00000000" w:rsidRPr="00000000">
              <w:rPr>
                <w:rtl w:val="0"/>
              </w:rPr>
            </w:r>
          </w:ins>
        </w:p>
        <w:p w:rsidR="00000000" w:rsidDel="00000000" w:rsidP="00000000" w:rsidRDefault="00000000" w:rsidRPr="00000000" w14:paraId="00000019">
          <w:pPr>
            <w:widowControl w:val="0"/>
            <w:tabs>
              <w:tab w:val="right" w:leader="none" w:pos="12000"/>
            </w:tabs>
            <w:spacing w:before="60" w:line="240" w:lineRule="auto"/>
            <w:rPr>
              <w:ins w:author="Daniel Chiang" w:id="0" w:date="2026-07-09T20:20:15Z"/>
              <w:b w:val="1"/>
              <w:bCs w:val="1"/>
              <w:rPrChange w:author="Daniel Chiang" w:id="1" w:date="2026-07-09T20:25:09Z">
                <w:rPr/>
              </w:rPrChange>
            </w:rPr>
          </w:pPr>
          <w:ins w:author="Daniel Chiang" w:id="0" w:date="2026-07-09T20:20:15Z">
            <w:r w:rsidDel="00000000" w:rsidR="00000000" w:rsidRPr="00000000">
              <w:fldChar w:fldCharType="begin"/>
            </w:r>
            <w:r w:rsidDel="00000000" w:rsidR="00000000" w:rsidRPr="00000000">
              <w:instrText xml:space="preserve">HYPERLINK "?tab=t.8r11zv4s7dki#heading="</w:instrText>
            </w:r>
            <w:r w:rsidDel="00000000" w:rsidR="00000000" w:rsidRPr="00000000">
              <w:fldChar w:fldCharType="separate"/>
            </w:r>
            <w:r w:rsidDel="00000000" w:rsidR="00000000" w:rsidRPr="00000000">
              <w:rPr>
                <w:rtl w:val="0"/>
                <w:rPrChange w:author="Daniel Chiang" w:id="1" w:date="2026-07-09T20:25:09Z">
                  <w:rPr>
                    <w:b w:val="1"/>
                    <w:bCs w:val="1"/>
                  </w:rPr>
                </w:rPrChange>
              </w:rPr>
              <w:t xml:space="preserve">Notes for future iterations</w:t>
              <w:tab/>
              <w:t xml:space="preserve">10</w:t>
            </w:r>
            <w:r w:rsidDel="00000000" w:rsidR="00000000" w:rsidRPr="00000000">
              <w:fldChar w:fldCharType="end"/>
            </w:r>
            <w:r w:rsidDel="00000000" w:rsidR="00000000" w:rsidRPr="00000000">
              <w:rPr>
                <w:rtl w:val="0"/>
              </w:rPr>
            </w:r>
          </w:ins>
          <w:r w:rsidDel="00000000" w:rsidR="00000000" w:rsidRPr="00000000">
            <w:fldChar w:fldCharType="end"/>
          </w:r>
        </w:p>
      </w:sdtContent>
    </w:sdt>
    <w:p w:rsidR="00000000" w:rsidDel="00000000" w:rsidP="00000000" w:rsidRDefault="00000000" w:rsidRPr="00000000" w14:paraId="0000001A">
      <w:pPr>
        <w:spacing w:after="20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tl w:val="0"/>
          </w:rPr>
        </w:r>
      </w:ins>
    </w:p>
    <w:p w:rsidR="00000000" w:rsidDel="00000000" w:rsidP="00000000" w:rsidRDefault="00000000" w:rsidRPr="00000000" w14:paraId="0000001B">
      <w:pPr>
        <w:pStyle w:val="Heading1"/>
        <w:spacing w:after="0" w:before="480" w:line="240" w:lineRule="auto"/>
        <w:rPr>
          <w:ins w:author="Daniel Chiang" w:id="0" w:date="2026-07-09T20:20:15Z"/>
          <w:rFonts w:ascii="Calibri" w:cs="Calibri" w:eastAsia="Calibri" w:hAnsi="Calibri"/>
          <w:b w:val="1"/>
          <w:bCs w:val="1"/>
          <w:sz w:val="32"/>
          <w:szCs w:val="32"/>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32"/>
            <w:szCs w:val="32"/>
            <w:rtl w:val="0"/>
            <w:rPrChange w:author="Daniel Chiang" w:id="1" w:date="2026-07-09T20:25:09Z">
              <w:rPr/>
            </w:rPrChange>
          </w:rPr>
          <w:t xml:space="preserve">Contributors</w:t>
        </w:r>
      </w:ins>
    </w:p>
    <w:p w:rsidR="00000000" w:rsidDel="00000000" w:rsidP="00000000" w:rsidRDefault="00000000" w:rsidRPr="00000000" w14:paraId="0000001C">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Daniel C wrote and taught the module. Satya Benson (Williams College) contributed to the content. The pre-reading topics, fundamental readings, exercises, lecture slides, and daily-checkpoint form are linked in the Content section below.</w:t>
        </w:r>
      </w:ins>
    </w:p>
    <w:p w:rsidR="00000000" w:rsidDel="00000000" w:rsidP="00000000" w:rsidRDefault="00000000" w:rsidRPr="00000000" w14:paraId="0000001D">
      <w:pPr>
        <w:pStyle w:val="Heading1"/>
        <w:spacing w:after="0" w:before="480" w:line="240" w:lineRule="auto"/>
        <w:rPr>
          <w:ins w:author="Daniel Chiang" w:id="0" w:date="2026-07-09T20:20:15Z"/>
          <w:rFonts w:ascii="Calibri" w:cs="Calibri" w:eastAsia="Calibri" w:hAnsi="Calibri"/>
          <w:b w:val="1"/>
          <w:bCs w:val="1"/>
          <w:sz w:val="32"/>
          <w:szCs w:val="32"/>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32"/>
            <w:szCs w:val="32"/>
            <w:rtl w:val="0"/>
            <w:rPrChange w:author="Daniel Chiang" w:id="1" w:date="2026-07-09T20:25:09Z">
              <w:rPr/>
            </w:rPrChange>
          </w:rPr>
          <w:t xml:space="preserve">Learning outcomes</w:t>
        </w:r>
      </w:ins>
    </w:p>
    <w:p w:rsidR="00000000" w:rsidDel="00000000" w:rsidP="00000000" w:rsidRDefault="00000000" w:rsidRPr="00000000" w14:paraId="0000001E">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(What.)</w:t>
        </w:r>
        <w:r w:rsidDel="00000000" w:rsidR="00000000" w:rsidRPr="00000000">
          <w:rPr>
            <w:rFonts w:ascii="Cambria" w:cs="Cambria" w:eastAsia="Cambria" w:hAnsi="Cambria"/>
            <w:sz w:val="24"/>
            <w:szCs w:val="24"/>
            <w:rtl w:val="0"/>
            <w:rPrChange w:author="Daniel Chiang" w:id="1" w:date="2026-07-09T20:25:09Z">
              <w:rPr/>
            </w:rPrChange>
          </w:rPr>
          <w:t xml:space="preserve"> By the end of the day, students can explain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embedded agency</w:t>
        </w:r>
        <w:r w:rsidDel="00000000" w:rsidR="00000000" w:rsidRPr="00000000">
          <w:rPr>
            <w:rFonts w:ascii="Cambria" w:cs="Cambria" w:eastAsia="Cambria" w:hAnsi="Cambria"/>
            <w:sz w:val="24"/>
            <w:szCs w:val="24"/>
            <w:rtl w:val="0"/>
            <w:rPrChange w:author="Daniel Chiang" w:id="1" w:date="2026-07-09T20:25:09Z">
              <w:rPr/>
            </w:rPrChange>
          </w:rPr>
          <w:t xml:space="preserve">: why an agent built into the world it acts on (made of the same stuff, smaller than its environment, with no clean input/output boundary, able to model and modify itself) breaks the standard dualistic picture. For each of the day’s core research directions (called ‘strands’) they can state the central problem and a plain-language description of a main result: the complete class theorem (consequentialist foundations), Löb’s theorem and the tiling obstacle (self-modification), the logical-induction criterion (logical uncertainty), optimization as local entropy reduction (optimization and thermodynamics), and selection theorems (descriptive agent foundations). They can describe at least one strand in mathematical detail. They can explain how each strand is an offshoot of the central threads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reflective stability</w:t>
        </w:r>
        <w:r w:rsidDel="00000000" w:rsidR="00000000" w:rsidRPr="00000000">
          <w:rPr>
            <w:rFonts w:ascii="Cambria" w:cs="Cambria" w:eastAsia="Cambria" w:hAnsi="Cambria"/>
            <w:sz w:val="24"/>
            <w:szCs w:val="24"/>
            <w:rtl w:val="0"/>
            <w:rPrChange w:author="Daniel Chiang" w:id="1" w:date="2026-07-09T20:25:09Z">
              <w:rPr/>
            </w:rPrChange>
          </w:rPr>
          <w:t xml:space="preserve"> and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embedded agency</w:t>
        </w:r>
        <w:r w:rsidDel="00000000" w:rsidR="00000000" w:rsidRPr="00000000">
          <w:rPr>
            <w:rFonts w:ascii="Cambria" w:cs="Cambria" w:eastAsia="Cambria" w:hAnsi="Cambria"/>
            <w:sz w:val="24"/>
            <w:szCs w:val="24"/>
            <w:rtl w:val="0"/>
            <w:rPrChange w:author="Daniel Chiang" w:id="1" w:date="2026-07-09T20:25:09Z">
              <w:rPr/>
            </w:rPrChange>
          </w:rPr>
          <w:t xml:space="preserve">.</w:t>
        </w:r>
      </w:ins>
    </w:p>
    <w:p w:rsidR="00000000" w:rsidDel="00000000" w:rsidP="00000000" w:rsidRDefault="00000000" w:rsidRPr="00000000" w14:paraId="0000001F">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(Why.)</w:t>
        </w:r>
        <w:r w:rsidDel="00000000" w:rsidR="00000000" w:rsidRPr="00000000">
          <w:rPr>
            <w:rFonts w:ascii="Cambria" w:cs="Cambria" w:eastAsia="Cambria" w:hAnsi="Cambria"/>
            <w:sz w:val="24"/>
            <w:szCs w:val="24"/>
            <w:rtl w:val="0"/>
            <w:rPrChange w:author="Daniel Chiang" w:id="1" w:date="2026-07-09T20:25:09Z">
              <w:rPr/>
            </w:rPrChange>
          </w:rPr>
          <w:t xml:space="preserve"> Aligning a superintelligence is a problem we may have to get right on the first critical try, reasoning about a system more capable than anything we have observed, before it exists. That rules out pure trial and error and demands concepts that stay meaningful under extreme optimization pressure and self-modification. Agent foundations supplies (or tries to supply) those concepts, and this day gives students a map of some main research directions and how they fit together.</w:t>
        </w:r>
      </w:ins>
    </w:p>
    <w:p w:rsidR="00000000" w:rsidDel="00000000" w:rsidP="00000000" w:rsidRDefault="00000000" w:rsidRPr="00000000" w14:paraId="00000020">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(How.)</w:t>
        </w:r>
        <w:r w:rsidDel="00000000" w:rsidR="00000000" w:rsidRPr="00000000">
          <w:rPr>
            <w:rFonts w:ascii="Cambria" w:cs="Cambria" w:eastAsia="Cambria" w:hAnsi="Cambria"/>
            <w:sz w:val="24"/>
            <w:szCs w:val="24"/>
            <w:rtl w:val="0"/>
            <w:rPrChange w:author="Daniel Chiang" w:id="1" w:date="2026-07-09T20:25:09Z">
              <w:rPr/>
            </w:rPrChange>
          </w:rPr>
          <w:t xml:space="preserve"> Each student goes deep on one pre-reading track beforehand. A one-hour morning lecture lays out the main threads (reflective stability and embedded agency) and previews every strand. Students then read the shared fundamental readings and, in small groups mixing different tracks, run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cross-pollination</w:t>
        </w:r>
        <w:r w:rsidDel="00000000" w:rsidR="00000000" w:rsidRPr="00000000">
          <w:rPr>
            <w:rFonts w:ascii="Cambria" w:cs="Cambria" w:eastAsia="Cambria" w:hAnsi="Cambria"/>
            <w:sz w:val="24"/>
            <w:szCs w:val="24"/>
            <w:rtl w:val="0"/>
            <w:rPrChange w:author="Daniel Chiang" w:id="1" w:date="2026-07-09T20:25:09Z">
              <w:rPr/>
            </w:rPrChange>
          </w:rPr>
          <w:t xml:space="preserve"> discussions that connect their topics to embedded agency. The afternoon makes a few results rigorous through exercises.</w:t>
        </w:r>
      </w:ins>
    </w:p>
    <w:p w:rsidR="00000000" w:rsidDel="00000000" w:rsidP="00000000" w:rsidRDefault="00000000" w:rsidRPr="00000000" w14:paraId="00000021">
      <w:pPr>
        <w:pStyle w:val="Heading1"/>
        <w:spacing w:after="0" w:before="480" w:line="240" w:lineRule="auto"/>
        <w:rPr>
          <w:ins w:author="Daniel Chiang" w:id="0" w:date="2026-07-09T20:20:15Z"/>
          <w:rFonts w:ascii="Calibri" w:cs="Calibri" w:eastAsia="Calibri" w:hAnsi="Calibri"/>
          <w:b w:val="1"/>
          <w:bCs w:val="1"/>
          <w:sz w:val="32"/>
          <w:szCs w:val="32"/>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32"/>
            <w:szCs w:val="32"/>
            <w:rtl w:val="0"/>
            <w:rPrChange w:author="Daniel Chiang" w:id="1" w:date="2026-07-09T20:25:09Z">
              <w:rPr/>
            </w:rPrChange>
          </w:rPr>
          <w:t xml:space="preserve">Prerequisites</w:t>
        </w:r>
      </w:ins>
    </w:p>
    <w:p w:rsidR="00000000" w:rsidDel="00000000" w:rsidP="00000000" w:rsidRDefault="00000000" w:rsidRPr="00000000" w14:paraId="00000022">
      <w:pPr>
        <w:numPr>
          <w:ilvl w:val="0"/>
          <w:numId w:val="1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Comfort with elementary discrete probability (random variables, expectation, conditional probability).</w:t>
        </w:r>
      </w:ins>
    </w:p>
    <w:p w:rsidR="00000000" w:rsidDel="00000000" w:rsidP="00000000" w:rsidRDefault="00000000" w:rsidRPr="00000000" w14:paraId="00000023">
      <w:pPr>
        <w:numPr>
          <w:ilvl w:val="0"/>
          <w:numId w:val="1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Basic formal logic (provability, quantifiers) and basic computability (programs, halting); needed for the Löb and logical-induction strands.</w:t>
        </w:r>
      </w:ins>
    </w:p>
    <w:p w:rsidR="00000000" w:rsidDel="00000000" w:rsidP="00000000" w:rsidRDefault="00000000" w:rsidRPr="00000000" w14:paraId="00000024">
      <w:pPr>
        <w:numPr>
          <w:ilvl w:val="0"/>
          <w:numId w:val="1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Basic information theory (entropy, mutual information); needed for the optimization strand.</w:t>
        </w:r>
      </w:ins>
    </w:p>
    <w:p w:rsidR="00000000" w:rsidDel="00000000" w:rsidP="00000000" w:rsidRDefault="00000000" w:rsidRPr="00000000" w14:paraId="00000025">
      <w:pPr>
        <w:numPr>
          <w:ilvl w:val="0"/>
          <w:numId w:val="1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No prior agent-foundations background is assumed; every term used on the day is introduced on the day or in the readings. An introductory overview of the AI alignment problem (as in the intro-alignment module) is helpful context but not required.</w:t>
        </w:r>
      </w:ins>
    </w:p>
    <w:p w:rsidR="00000000" w:rsidDel="00000000" w:rsidP="00000000" w:rsidRDefault="00000000" w:rsidRPr="00000000" w14:paraId="00000026">
      <w:pPr>
        <w:numPr>
          <w:ilvl w:val="0"/>
          <w:numId w:val="1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Provided refresher notes cover the gaps: a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probability theory</w:t>
        </w:r>
        <w:r w:rsidDel="00000000" w:rsidR="00000000" w:rsidRPr="00000000">
          <w:rPr>
            <w:rFonts w:ascii="Cambria" w:cs="Cambria" w:eastAsia="Cambria" w:hAnsi="Cambria"/>
            <w:sz w:val="24"/>
            <w:szCs w:val="24"/>
            <w:rtl w:val="0"/>
            <w:rPrChange w:author="Daniel Chiang" w:id="1" w:date="2026-07-09T20:25:09Z">
              <w:rPr/>
            </w:rPrChange>
          </w:rPr>
          <w:t xml:space="preserve"> refresher, a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formal logic</w:t>
        </w:r>
        <w:r w:rsidDel="00000000" w:rsidR="00000000" w:rsidRPr="00000000">
          <w:rPr>
            <w:rFonts w:ascii="Cambria" w:cs="Cambria" w:eastAsia="Cambria" w:hAnsi="Cambria"/>
            <w:sz w:val="24"/>
            <w:szCs w:val="24"/>
            <w:rtl w:val="0"/>
            <w:rPrChange w:author="Daniel Chiang" w:id="1" w:date="2026-07-09T20:25:09Z">
              <w:rPr/>
            </w:rPrChange>
          </w:rPr>
          <w:t xml:space="preserve"> refresher, a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computability theory</w:t>
        </w:r>
        <w:r w:rsidDel="00000000" w:rsidR="00000000" w:rsidRPr="00000000">
          <w:rPr>
            <w:rFonts w:ascii="Cambria" w:cs="Cambria" w:eastAsia="Cambria" w:hAnsi="Cambria"/>
            <w:sz w:val="24"/>
            <w:szCs w:val="24"/>
            <w:rtl w:val="0"/>
            <w:rPrChange w:author="Daniel Chiang" w:id="1" w:date="2026-07-09T20:25:09Z">
              <w:rPr/>
            </w:rPrChange>
          </w:rPr>
          <w:t xml:space="preserve"> refresher, and an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information theory, causality, and statistical mechanics</w:t>
        </w:r>
        <w:r w:rsidDel="00000000" w:rsidR="00000000" w:rsidRPr="00000000">
          <w:rPr>
            <w:rFonts w:ascii="Cambria" w:cs="Cambria" w:eastAsia="Cambria" w:hAnsi="Cambria"/>
            <w:sz w:val="24"/>
            <w:szCs w:val="24"/>
            <w:rtl w:val="0"/>
            <w:rPrChange w:author="Daniel Chiang" w:id="1" w:date="2026-07-09T20:25:09Z">
              <w:rPr/>
            </w:rPrChange>
          </w:rPr>
          <w:t xml:space="preserve"> refresher. Point students at the one matching their weakest area before the day.</w:t>
        </w:r>
      </w:ins>
    </w:p>
    <w:p w:rsidR="00000000" w:rsidDel="00000000" w:rsidP="00000000" w:rsidRDefault="00000000" w:rsidRPr="00000000" w14:paraId="00000027">
      <w:pPr>
        <w:pStyle w:val="Heading1"/>
        <w:spacing w:after="0" w:before="480" w:line="240" w:lineRule="auto"/>
        <w:rPr>
          <w:ins w:author="Daniel Chiang" w:id="0" w:date="2026-07-09T20:20:15Z"/>
          <w:rFonts w:ascii="Calibri" w:cs="Calibri" w:eastAsia="Calibri" w:hAnsi="Calibri"/>
          <w:b w:val="1"/>
          <w:bCs w:val="1"/>
          <w:sz w:val="32"/>
          <w:szCs w:val="32"/>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32"/>
            <w:szCs w:val="32"/>
            <w:rtl w:val="0"/>
            <w:rPrChange w:author="Daniel Chiang" w:id="1" w:date="2026-07-09T20:25:09Z">
              <w:rPr/>
            </w:rPrChange>
          </w:rPr>
          <w:t xml:space="preserve">Content</w:t>
        </w:r>
      </w:ins>
    </w:p>
    <w:p w:rsidR="00000000" w:rsidDel="00000000" w:rsidP="00000000" w:rsidRDefault="00000000" w:rsidRPr="00000000" w14:paraId="00000028">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Slides: </w:t>
        </w:r>
        <w:r w:rsidDel="00000000" w:rsidR="00000000" w:rsidRPr="00000000">
          <w:fldChar w:fldCharType="begin"/>
        </w:r>
        <w:r w:rsidDel="00000000" w:rsidR="00000000" w:rsidRPr="00000000">
          <w:instrText xml:space="preserve">HYPERLINK "https://github.com/Danielc-lgtm/iliad-intensive/blob/main/agent%20foundations/targets/Agency_slides.pdf"</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Agent Foundations lecture slides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Exercise sheet: </w:t>
        </w:r>
        <w:r w:rsidDel="00000000" w:rsidR="00000000" w:rsidRPr="00000000">
          <w:fldChar w:fldCharType="begin"/>
        </w:r>
        <w:r w:rsidDel="00000000" w:rsidR="00000000" w:rsidRPr="00000000">
          <w:instrText xml:space="preserve">HYPERLINK "https://drive.google.com/file/d/1D5rEEO0n1u6_7h-Pnkz-ccCcuhPusIwe/view?usp=sharing"</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Agency exercises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"https://github.com/Danielc-lgtm/iliad-intensive/blob/main/agent%20foundations/targets/agency-solutions.pdf"</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1155cc"/>
                <w:sz w:val="24"/>
                <w:szCs w:val="24"/>
                <w:u w:val="single"/>
              </w:rPr>
            </w:rPrChange>
          </w:rPr>
          <w:t xml:space="preserve">solutions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w:t>
        </w:r>
      </w:ins>
    </w:p>
    <w:p w:rsidR="00000000" w:rsidDel="00000000" w:rsidP="00000000" w:rsidRDefault="00000000" w:rsidRPr="00000000" w14:paraId="00000029">
      <w:pPr>
        <w:pStyle w:val="Heading2"/>
        <w:spacing w:after="0" w:before="200" w:line="240" w:lineRule="auto"/>
        <w:rPr>
          <w:ins w:author="Daniel Chiang" w:id="0" w:date="2026-07-09T20:20:15Z"/>
          <w:rFonts w:ascii="Calibri" w:cs="Calibri" w:eastAsia="Calibri" w:hAnsi="Calibri"/>
          <w:b w:val="1"/>
          <w:bCs w:val="1"/>
          <w:sz w:val="28"/>
          <w:szCs w:val="28"/>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28"/>
            <w:szCs w:val="28"/>
            <w:rtl w:val="0"/>
            <w:rPrChange w:author="Daniel Chiang" w:id="1" w:date="2026-07-09T20:25:09Z">
              <w:rPr/>
            </w:rPrChange>
          </w:rPr>
          <w:t xml:space="preserve">Fast-track</w:t>
        </w:r>
      </w:ins>
    </w:p>
    <w:p w:rsidR="00000000" w:rsidDel="00000000" w:rsidP="00000000" w:rsidRDefault="00000000" w:rsidRPr="00000000" w14:paraId="0000002A">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To get the core in about an hour, or to catch up after missing the day:</w:t>
        </w:r>
      </w:ins>
    </w:p>
    <w:p w:rsidR="00000000" w:rsidDel="00000000" w:rsidP="00000000" w:rsidRDefault="00000000" w:rsidRPr="00000000" w14:paraId="0000002B">
      <w:pPr>
        <w:numPr>
          <w:ilvl w:val="0"/>
          <w:numId w:val="27"/>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Read the “Morning lecture” summary below for the unifying spine (reflective stability, embedded agency, the modelling-vs-implementation split).</w:t>
        </w:r>
      </w:ins>
    </w:p>
    <w:p w:rsidR="00000000" w:rsidDel="00000000" w:rsidP="00000000" w:rsidRDefault="00000000" w:rsidRPr="00000000" w14:paraId="0000002C">
      <w:pPr>
        <w:numPr>
          <w:ilvl w:val="0"/>
          <w:numId w:val="27"/>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Read </w:t>
        </w:r>
        <w:r w:rsidDel="00000000" w:rsidR="00000000" w:rsidRPr="00000000">
          <w:fldChar w:fldCharType="begin"/>
        </w:r>
        <w:r w:rsidDel="00000000" w:rsidR="00000000" w:rsidRPr="00000000">
          <w:instrText xml:space="preserve">HYPERLINK "https://www.lesswrong.com/posts/i3BTagvt3HbPMx6PN/embedded-agency-full-text-version"</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Embedded agency</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up to and including section 3.3, then section 4.1, and </w:t>
        </w:r>
        <w:r w:rsidDel="00000000" w:rsidR="00000000" w:rsidRPr="00000000">
          <w:fldChar w:fldCharType="begin"/>
        </w:r>
        <w:r w:rsidDel="00000000" w:rsidR="00000000" w:rsidRPr="00000000">
          <w:instrText xml:space="preserve">HYPERLINK "https://www.lesswrong.com/posts/FWvzwCDRgcjb9sigb/why-agent-foundations-an-overly-abstract-explanation"</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Why agent foundations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in full.</w:t>
        </w:r>
      </w:ins>
    </w:p>
    <w:p w:rsidR="00000000" w:rsidDel="00000000" w:rsidP="00000000" w:rsidRDefault="00000000" w:rsidRPr="00000000" w14:paraId="0000002D">
      <w:pPr>
        <w:numPr>
          <w:ilvl w:val="0"/>
          <w:numId w:val="27"/>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Pick the one strand closest to your background from “The five strands” below and read its first (most conceptual) listed reading.</w:t>
        </w:r>
      </w:ins>
    </w:p>
    <w:p w:rsidR="00000000" w:rsidDel="00000000" w:rsidP="00000000" w:rsidRDefault="00000000" w:rsidRPr="00000000" w14:paraId="0000002E">
      <w:pPr>
        <w:numPr>
          <w:ilvl w:val="0"/>
          <w:numId w:val="27"/>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Skim the takeaways at the end of each strand summary.</w:t>
        </w:r>
      </w:ins>
    </w:p>
    <w:p w:rsidR="00000000" w:rsidDel="00000000" w:rsidP="00000000" w:rsidRDefault="00000000" w:rsidRPr="00000000" w14:paraId="0000002F">
      <w:pPr>
        <w:pStyle w:val="Heading2"/>
        <w:spacing w:after="0" w:before="200" w:line="240" w:lineRule="auto"/>
        <w:rPr>
          <w:ins w:author="Daniel Chiang" w:id="0" w:date="2026-07-09T20:20:15Z"/>
          <w:rFonts w:ascii="Calibri" w:cs="Calibri" w:eastAsia="Calibri" w:hAnsi="Calibri"/>
          <w:b w:val="1"/>
          <w:bCs w:val="1"/>
          <w:sz w:val="28"/>
          <w:szCs w:val="28"/>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28"/>
            <w:szCs w:val="28"/>
            <w:rtl w:val="0"/>
            <w:rPrChange w:author="Daniel Chiang" w:id="1" w:date="2026-07-09T20:25:09Z">
              <w:rPr/>
            </w:rPrChange>
          </w:rPr>
          <w:t xml:space="preserve">Main content</w:t>
        </w:r>
      </w:ins>
    </w:p>
    <w:p w:rsidR="00000000" w:rsidDel="00000000" w:rsidP="00000000" w:rsidRDefault="00000000" w:rsidRPr="00000000" w14:paraId="00000030">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Agent foundations is not one theory but several research strands (research directions), each attacking a different facet of the same problem: how to reason about, and build,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stable</w:t>
        </w:r>
        <w:r w:rsidDel="00000000" w:rsidR="00000000" w:rsidRPr="00000000">
          <w:rPr>
            <w:rFonts w:ascii="Cambria" w:cs="Cambria" w:eastAsia="Cambria" w:hAnsi="Cambria"/>
            <w:sz w:val="24"/>
            <w:szCs w:val="24"/>
            <w:rtl w:val="0"/>
            <w:rPrChange w:author="Daniel Chiang" w:id="1" w:date="2026-07-09T20:25:09Z">
              <w:rPr/>
            </w:rPrChange>
          </w:rPr>
          <w:t xml:space="preserve"> agents that are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embedded</w:t>
        </w:r>
        <w:r w:rsidDel="00000000" w:rsidR="00000000" w:rsidRPr="00000000">
          <w:rPr>
            <w:rFonts w:ascii="Cambria" w:cs="Cambria" w:eastAsia="Cambria" w:hAnsi="Cambria"/>
            <w:sz w:val="24"/>
            <w:szCs w:val="24"/>
            <w:rtl w:val="0"/>
            <w:rPrChange w:author="Daniel Chiang" w:id="1" w:date="2026-07-09T20:25:09Z">
              <w:rPr/>
            </w:rPrChange>
          </w:rPr>
          <w:t xml:space="preserve"> in the world they act on. This day is organized around five such strands (consequentialist foundations; Löb’s theorem and tiling agents; logical induction; optimization and thermodynamics; descriptive agent foundations). Each student pre-reads one strand in depth before the day; the morning lecture supplies the spine that connects them; the shared fundamental readings and a small-group discussion knit them into a single picture; and an exercise session makes a few of the results rigorous.</w:t>
        </w:r>
      </w:ins>
    </w:p>
    <w:p w:rsidR="00000000" w:rsidDel="00000000" w:rsidP="00000000" w:rsidRDefault="00000000" w:rsidRPr="00000000" w14:paraId="00000031">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Read top to bottom, this section runs: the unifying threads (the morning lecture), then the fundamental readings that give a bird’s-eye view, then the five strands each with its readings, then the cross-pollination discussion, the exercises, and a self-check.</w:t>
        </w:r>
      </w:ins>
    </w:p>
    <w:p w:rsidR="00000000" w:rsidDel="00000000" w:rsidP="00000000" w:rsidRDefault="00000000" w:rsidRPr="00000000" w14:paraId="00000032">
      <w:pPr>
        <w:pStyle w:val="Heading3"/>
        <w:spacing w:after="0" w:before="200" w:line="240" w:lineRule="auto"/>
        <w:rPr>
          <w:ins w:author="Daniel Chiang" w:id="0" w:date="2026-07-09T20:20:15Z"/>
          <w:rFonts w:ascii="Calibri" w:cs="Calibri" w:eastAsia="Calibri" w:hAnsi="Calibri"/>
          <w:b w:val="1"/>
          <w:bCs w:val="1"/>
          <w:color w:val="000000"/>
          <w:sz w:val="24"/>
          <w:szCs w:val="24"/>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color w:val="000000"/>
            <w:sz w:val="24"/>
            <w:szCs w:val="24"/>
            <w:rtl w:val="0"/>
            <w:rPrChange w:author="Daniel Chiang" w:id="1" w:date="2026-07-09T20:25:09Z">
              <w:rPr/>
            </w:rPrChange>
          </w:rPr>
          <w:t xml:space="preserve">Morning lecture</w:t>
        </w:r>
      </w:ins>
    </w:p>
    <w:p w:rsidR="00000000" w:rsidDel="00000000" w:rsidP="00000000" w:rsidRDefault="00000000" w:rsidRPr="00000000" w14:paraId="00000033">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i w:val="1"/>
            <w:iCs w:val="1"/>
            <w:sz w:val="24"/>
            <w:szCs w:val="24"/>
            <w:rtl w:val="0"/>
            <w:rPrChange w:author="Daniel Chiang" w:id="1" w:date="2026-07-09T20:25:09Z">
              <w:rPr/>
            </w:rPrChange>
          </w:rPr>
          <w:t xml:space="preserve">Intent: give students the through-line (the unifying spine) that ties the five pre-reading tracks together, so the rest of the day reads as one picture rather than five disconnected topics. A teacher short on time should prioritize the embedded-agency and reflective-stability framing before any individual strand preview.</w:t>
        </w:r>
        <w:r w:rsidDel="00000000" w:rsidR="00000000" w:rsidRPr="00000000">
          <w:rPr>
            <w:rtl w:val="0"/>
          </w:rPr>
        </w:r>
      </w:ins>
    </w:p>
    <w:p w:rsidR="00000000" w:rsidDel="00000000" w:rsidP="00000000" w:rsidRDefault="00000000" w:rsidRPr="00000000" w14:paraId="00000034">
      <w:pPr>
        <w:numPr>
          <w:ilvl w:val="0"/>
          <w:numId w:val="16"/>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Why agent foundations.</w:t>
        </w:r>
        <w:r w:rsidDel="00000000" w:rsidR="00000000" w:rsidRPr="00000000">
          <w:rPr>
            <w:rFonts w:ascii="Cambria" w:cs="Cambria" w:eastAsia="Cambria" w:hAnsi="Cambria"/>
            <w:sz w:val="24"/>
            <w:szCs w:val="24"/>
            <w:rtl w:val="0"/>
            <w:rPrChange w:author="Daniel Chiang" w:id="1" w:date="2026-07-09T20:25:09Z">
              <w:rPr/>
            </w:rPrChange>
          </w:rPr>
          <w:t xml:space="preserve"> We may need key safety properties to hold on the first critical try, for an agent far more capable than any we can study directly. Agent foundations looks for the properties capable agents share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in general</w:t>
        </w:r>
        <w:r w:rsidDel="00000000" w:rsidR="00000000" w:rsidRPr="00000000">
          <w:rPr>
            <w:rFonts w:ascii="Cambria" w:cs="Cambria" w:eastAsia="Cambria" w:hAnsi="Cambria"/>
            <w:sz w:val="24"/>
            <w:szCs w:val="24"/>
            <w:rtl w:val="0"/>
            <w:rPrChange w:author="Daniel Chiang" w:id="1" w:date="2026-07-09T20:25:09Z">
              <w:rPr/>
            </w:rPrChange>
          </w:rPr>
          <w:t xml:space="preserve">, so we can reason about them in advance.</w:t>
        </w:r>
      </w:ins>
    </w:p>
    <w:p w:rsidR="00000000" w:rsidDel="00000000" w:rsidP="00000000" w:rsidRDefault="00000000" w:rsidRPr="00000000" w14:paraId="00000035">
      <w:pPr>
        <w:numPr>
          <w:ilvl w:val="0"/>
          <w:numId w:val="16"/>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Reflective stability.</w:t>
        </w:r>
        <w:r w:rsidDel="00000000" w:rsidR="00000000" w:rsidRPr="00000000">
          <w:rPr>
            <w:rFonts w:ascii="Cambria" w:cs="Cambria" w:eastAsia="Cambria" w:hAnsi="Cambria"/>
            <w:sz w:val="24"/>
            <w:szCs w:val="24"/>
            <w:rtl w:val="0"/>
            <w:rPrChange w:author="Daniel Chiang" w:id="1" w:date="2026-07-09T20:25:09Z">
              <w:rPr/>
            </w:rPrChange>
          </w:rPr>
          <w:t xml:space="preserve"> A safety property only matters if it survives the agent’s own self-modification: a capable agent may rewrite its code, build a more capable successor, or revise its world model. A property is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reflectively stable</w:t>
        </w:r>
        <w:r w:rsidDel="00000000" w:rsidR="00000000" w:rsidRPr="00000000">
          <w:rPr>
            <w:rFonts w:ascii="Cambria" w:cs="Cambria" w:eastAsia="Cambria" w:hAnsi="Cambria"/>
            <w:sz w:val="24"/>
            <w:szCs w:val="24"/>
            <w:rtl w:val="0"/>
            <w:rPrChange w:author="Daniel Chiang" w:id="1" w:date="2026-07-09T20:25:09Z">
              <w:rPr/>
            </w:rPrChange>
          </w:rPr>
          <w:t xml:space="preserve"> if it is invariant under all of these. Working assumption: under enough optimization pressure, a property persists only if there is some reason it must. Reflective stability is the thread running through every strand.</w:t>
        </w:r>
      </w:ins>
    </w:p>
    <w:p w:rsidR="00000000" w:rsidDel="00000000" w:rsidP="00000000" w:rsidRDefault="00000000" w:rsidRPr="00000000" w14:paraId="00000036">
      <w:pPr>
        <w:numPr>
          <w:ilvl w:val="0"/>
          <w:numId w:val="16"/>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Robust concepts (“true names”).</w:t>
        </w:r>
        <w:r w:rsidDel="00000000" w:rsidR="00000000" w:rsidRPr="00000000">
          <w:rPr>
            <w:rFonts w:ascii="Cambria" w:cs="Cambria" w:eastAsia="Cambria" w:hAnsi="Cambria"/>
            <w:sz w:val="24"/>
            <w:szCs w:val="24"/>
            <w:rtl w:val="0"/>
            <w:rPrChange w:author="Daniel Chiang" w:id="1" w:date="2026-07-09T20:25:09Z">
              <w:rPr/>
            </w:rPrChange>
          </w:rPr>
          <w:t xml:space="preserve"> Goodhart’s law says a proxy that becomes a target stops measuring what we want. So a theory of agency must be built from concepts that do not break under optimization, the “true names” of optimization, goals, world models, and embeddedness.</w:t>
        </w:r>
      </w:ins>
    </w:p>
    <w:p w:rsidR="00000000" w:rsidDel="00000000" w:rsidP="00000000" w:rsidRDefault="00000000" w:rsidRPr="00000000" w14:paraId="00000037">
      <w:pPr>
        <w:numPr>
          <w:ilvl w:val="0"/>
          <w:numId w:val="16"/>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Two pathways of impact (following C. Wyeth).</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Modelling</w:t>
        </w:r>
        <w:r w:rsidDel="00000000" w:rsidR="00000000" w:rsidRPr="00000000">
          <w:rPr>
            <w:rFonts w:ascii="Cambria" w:cs="Cambria" w:eastAsia="Cambria" w:hAnsi="Cambria"/>
            <w:sz w:val="24"/>
            <w:szCs w:val="24"/>
            <w:rtl w:val="0"/>
            <w:rPrChange w:author="Daniel Chiang" w:id="1" w:date="2026-07-09T20:25:09Z">
              <w:rPr/>
            </w:rPrChange>
          </w:rPr>
          <w:t xml:space="preserve">: build an abstract mathematical model of an idealised capable agent and use it to show why a given alignment proposal would fail.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Implementation</w:t>
        </w:r>
        <w:r w:rsidDel="00000000" w:rsidR="00000000" w:rsidRPr="00000000">
          <w:rPr>
            <w:rFonts w:ascii="Cambria" w:cs="Cambria" w:eastAsia="Cambria" w:hAnsi="Cambria"/>
            <w:sz w:val="24"/>
            <w:szCs w:val="24"/>
            <w:rtl w:val="0"/>
            <w:rPrChange w:author="Daniel Chiang" w:id="1" w:date="2026-07-09T20:25:09Z">
              <w:rPr/>
            </w:rPrChange>
          </w:rPr>
          <w:t xml:space="preserve">: develop a theory far enough to build and inspect an actual system, often favouring a modular architecture (a separate, inspectable world model, planner, and goal) so each part can be checked.</w:t>
        </w:r>
      </w:ins>
    </w:p>
    <w:p w:rsidR="00000000" w:rsidDel="00000000" w:rsidP="00000000" w:rsidRDefault="00000000" w:rsidRPr="00000000" w14:paraId="00000038">
      <w:pPr>
        <w:numPr>
          <w:ilvl w:val="0"/>
          <w:numId w:val="16"/>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Dualistic vs embedded agents.</w:t>
        </w:r>
        <w:r w:rsidDel="00000000" w:rsidR="00000000" w:rsidRPr="00000000">
          <w:rPr>
            <w:rFonts w:ascii="Cambria" w:cs="Cambria" w:eastAsia="Cambria" w:hAnsi="Cambria"/>
            <w:sz w:val="24"/>
            <w:szCs w:val="24"/>
            <w:rtl w:val="0"/>
            <w:rPrChange w:author="Daniel Chiang" w:id="1" w:date="2026-07-09T20:25:09Z">
              <w:rPr/>
            </w:rPrChange>
          </w:rPr>
          <w:t xml:space="preserve"> The standard picture (an agent with clean I/O, “larger than” and “outside” its environment, holding a full world model in its head) is dualistic. A real agent is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embedded</w:t>
        </w:r>
        <w:r w:rsidDel="00000000" w:rsidR="00000000" w:rsidRPr="00000000">
          <w:rPr>
            <w:rFonts w:ascii="Cambria" w:cs="Cambria" w:eastAsia="Cambria" w:hAnsi="Cambria"/>
            <w:sz w:val="24"/>
            <w:szCs w:val="24"/>
            <w:rtl w:val="0"/>
            <w:rPrChange w:author="Daniel Chiang" w:id="1" w:date="2026-07-09T20:25:09Z">
              <w:rPr/>
            </w:rPrChange>
          </w:rPr>
          <w:t xml:space="preserve">: part of the world, made of the same pieces, smaller than its environment, with no crisp boundary, and able to be copied, modified, or to model itself. Embeddedness is what makes self-improvement, multi-agent reasoning about copies, and self-reference unavoidable, and it is what the rest of the day is about.</w:t>
        </w:r>
      </w:ins>
    </w:p>
    <w:p w:rsidR="00000000" w:rsidDel="00000000" w:rsidP="00000000" w:rsidRDefault="00000000" w:rsidRPr="00000000" w14:paraId="00000039">
      <w:pPr>
        <w:pStyle w:val="Heading3"/>
        <w:spacing w:after="0" w:before="200" w:line="240" w:lineRule="auto"/>
        <w:rPr>
          <w:ins w:author="Daniel Chiang" w:id="0" w:date="2026-07-09T20:20:15Z"/>
          <w:rFonts w:ascii="Calibri" w:cs="Calibri" w:eastAsia="Calibri" w:hAnsi="Calibri"/>
          <w:b w:val="1"/>
          <w:bCs w:val="1"/>
          <w:color w:val="000000"/>
          <w:sz w:val="24"/>
          <w:szCs w:val="24"/>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color w:val="000000"/>
            <w:sz w:val="24"/>
            <w:szCs w:val="24"/>
            <w:rtl w:val="0"/>
            <w:rPrChange w:author="Daniel Chiang" w:id="1" w:date="2026-07-09T20:25:09Z">
              <w:rPr/>
            </w:rPrChange>
          </w:rPr>
          <w:t xml:space="preserve">Fundamental reading</w:t>
        </w:r>
      </w:ins>
    </w:p>
    <w:p w:rsidR="00000000" w:rsidDel="00000000" w:rsidP="00000000" w:rsidRDefault="00000000" w:rsidRPr="00000000" w14:paraId="0000003A">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i w:val="1"/>
            <w:iCs w:val="1"/>
            <w:sz w:val="24"/>
            <w:szCs w:val="24"/>
            <w:rtl w:val="0"/>
            <w:rPrChange w:author="Daniel Chiang" w:id="1" w:date="2026-07-09T20:25:09Z">
              <w:rPr/>
            </w:rPrChange>
          </w:rPr>
          <w:t xml:space="preserve">Intent: a shared bird’s-eye view that ties the five tracks to embedded agency, so the mixed-group discussion has common ground. Everyone reads these on the day (skimming beforehand is fine).</w:t>
        </w:r>
        <w:r w:rsidDel="00000000" w:rsidR="00000000" w:rsidRPr="00000000">
          <w:rPr>
            <w:rtl w:val="0"/>
          </w:rPr>
        </w:r>
      </w:ins>
    </w:p>
    <w:p w:rsidR="00000000" w:rsidDel="00000000" w:rsidP="00000000" w:rsidRDefault="00000000" w:rsidRPr="00000000" w14:paraId="0000003B">
      <w:pPr>
        <w:numPr>
          <w:ilvl w:val="0"/>
          <w:numId w:val="2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fldChar w:fldCharType="begin"/>
        </w:r>
        <w:r w:rsidDel="00000000" w:rsidR="00000000" w:rsidRPr="00000000">
          <w:instrText xml:space="preserve">HYPERLINK "https://www.lesswrong.com/posts/i3BTagvt3HbPMx6PN/embedded-agency-full-text-version"</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Embedded agency</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read up to and including section 3.3, then section 4.1. The canonical statement of the embedded-agency problem cluster (the Alexei/Emmy framing the lecture uses).</w:t>
        </w:r>
      </w:ins>
    </w:p>
    <w:p w:rsidR="00000000" w:rsidDel="00000000" w:rsidP="00000000" w:rsidRDefault="00000000" w:rsidRPr="00000000" w14:paraId="0000003C">
      <w:pPr>
        <w:numPr>
          <w:ilvl w:val="0"/>
          <w:numId w:val="2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fldChar w:fldCharType="begin"/>
        </w:r>
        <w:r w:rsidDel="00000000" w:rsidR="00000000" w:rsidRPr="00000000">
          <w:instrText xml:space="preserve">HYPERLINK "https://www.lesswrong.com/posts/FWvzwCDRgcjb9sigb/why-agent-foundations-an-overly-abstract-explanation"</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Why agent foundations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read entirely. Why this abstract, theory-first approach is worth pursuing.</w:t>
        </w:r>
      </w:ins>
    </w:p>
    <w:p w:rsidR="00000000" w:rsidDel="00000000" w:rsidP="00000000" w:rsidRDefault="00000000" w:rsidRPr="00000000" w14:paraId="0000003D">
      <w:pPr>
        <w:numPr>
          <w:ilvl w:val="0"/>
          <w:numId w:val="2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fldChar w:fldCharType="begin"/>
        </w:r>
        <w:r w:rsidDel="00000000" w:rsidR="00000000" w:rsidRPr="00000000">
          <w:instrText xml:space="preserve">HYPERLINK "https://www.lesswrong.com/w/reflectively-consistent-degree-of-freedom"</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Reflectively consistent degree of freedom</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read entirely. The precise notion behind a property an agent would not self-modify away, which is the day’s recurring theme of reflective stability.</w:t>
        </w:r>
      </w:ins>
    </w:p>
    <w:p w:rsidR="00000000" w:rsidDel="00000000" w:rsidP="00000000" w:rsidRDefault="00000000" w:rsidRPr="00000000" w14:paraId="0000003E">
      <w:pPr>
        <w:numPr>
          <w:ilvl w:val="0"/>
          <w:numId w:val="2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fldChar w:fldCharType="begin"/>
        </w:r>
        <w:r w:rsidDel="00000000" w:rsidR="00000000" w:rsidRPr="00000000">
          <w:instrText xml:space="preserve">HYPERLINK "https://www.lesswrong.com/posts/6mysMAqvo9giHC4iX/what-s-general-purpose-search-and-why-might-we-expect-to-see"</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General purpose search</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read entirely. Why a capable mind plausibly contains a retargetable search process.</w:t>
        </w:r>
      </w:ins>
    </w:p>
    <w:p w:rsidR="00000000" w:rsidDel="00000000" w:rsidP="00000000" w:rsidRDefault="00000000" w:rsidRPr="00000000" w14:paraId="0000003F">
      <w:pPr>
        <w:pStyle w:val="Heading3"/>
        <w:spacing w:after="0" w:before="200" w:line="240" w:lineRule="auto"/>
        <w:rPr>
          <w:ins w:author="Daniel Chiang" w:id="0" w:date="2026-07-09T20:20:15Z"/>
          <w:rFonts w:ascii="Calibri" w:cs="Calibri" w:eastAsia="Calibri" w:hAnsi="Calibri"/>
          <w:b w:val="1"/>
          <w:bCs w:val="1"/>
          <w:color w:val="000000"/>
          <w:sz w:val="24"/>
          <w:szCs w:val="24"/>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color w:val="000000"/>
            <w:sz w:val="24"/>
            <w:szCs w:val="24"/>
            <w:rtl w:val="0"/>
            <w:rPrChange w:author="Daniel Chiang" w:id="1" w:date="2026-07-09T20:25:09Z">
              <w:rPr/>
            </w:rPrChange>
          </w:rPr>
          <w:t xml:space="preserve">The five strands (pre-reading tracks)</w:t>
        </w:r>
      </w:ins>
    </w:p>
    <w:p w:rsidR="00000000" w:rsidDel="00000000" w:rsidP="00000000" w:rsidRDefault="00000000" w:rsidRPr="00000000" w14:paraId="00000040">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i w:val="1"/>
            <w:iCs w:val="1"/>
            <w:sz w:val="24"/>
            <w:szCs w:val="24"/>
            <w:rtl w:val="0"/>
            <w:rPrChange w:author="Daniel Chiang" w:id="1" w:date="2026-07-09T20:25:09Z">
              <w:rPr/>
            </w:rPrChange>
          </w:rPr>
          <w:t xml:space="preserve">The five strands are different facets of one problem, embedded agency; each student pre-reads one. Every summary below is self-contained at the conceptual level and ends with that strand’s readings (start with the first listed, which is the most conceptual). The morning lecture previews all five; the cross-pollination discussion connects them.</w:t>
        </w:r>
        <w:r w:rsidDel="00000000" w:rsidR="00000000" w:rsidRPr="00000000">
          <w:rPr>
            <w:rtl w:val="0"/>
          </w:rPr>
        </w:r>
      </w:ins>
    </w:p>
    <w:p w:rsidR="00000000" w:rsidDel="00000000" w:rsidP="00000000" w:rsidRDefault="00000000" w:rsidRPr="00000000" w14:paraId="00000041">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1. Consequentialist foundations.</w:t>
        </w:r>
        <w:r w:rsidDel="00000000" w:rsidR="00000000" w:rsidRPr="00000000">
          <w:rPr>
            <w:rFonts w:ascii="Cambria" w:cs="Cambria" w:eastAsia="Cambria" w:hAnsi="Cambria"/>
            <w:sz w:val="24"/>
            <w:szCs w:val="24"/>
            <w:rtl w:val="0"/>
            <w:rPrChange w:author="Daniel Chiang" w:id="1" w:date="2026-07-09T20:25:09Z">
              <w:rPr/>
            </w:rPrChange>
          </w:rPr>
          <w:t xml:space="preserve"> If an agent’s preferences are cyclic, an adversary can money-pump it through trades that each look acceptable but leave it strictly worse off. So any agent that reliably avoids such dominated strategies behaves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as if</w:t>
        </w:r>
        <w:r w:rsidDel="00000000" w:rsidR="00000000" w:rsidRPr="00000000">
          <w:rPr>
            <w:rFonts w:ascii="Cambria" w:cs="Cambria" w:eastAsia="Cambria" w:hAnsi="Cambria"/>
            <w:sz w:val="24"/>
            <w:szCs w:val="24"/>
            <w:rtl w:val="0"/>
            <w:rPrChange w:author="Daniel Chiang" w:id="1" w:date="2026-07-09T20:25:09Z">
              <w:rPr/>
            </w:rPrChange>
          </w:rPr>
          <w:t xml:space="preserve"> it maximizes a utility function. The </w:t>
        </w:r>
        <w:r w:rsidDel="00000000" w:rsidR="00000000" w:rsidRPr="00000000">
          <w:rPr>
            <w:rFonts w:ascii="Cambria" w:cs="Cambria" w:eastAsia="Cambria" w:hAnsi="Cambria"/>
            <w:b w:val="1"/>
            <w:bCs w:val="1"/>
            <w:sz w:val="24"/>
            <w:szCs w:val="24"/>
            <w:rtl w:val="0"/>
            <w:rPrChange w:author="Daniel Chiang" w:id="1" w:date="2026-07-09T20:25:09Z">
              <w:rPr/>
            </w:rPrChange>
          </w:rPr>
          <w:t xml:space="preserve">complete class theorem</w:t>
        </w:r>
        <w:r w:rsidDel="00000000" w:rsidR="00000000" w:rsidRPr="00000000">
          <w:rPr>
            <w:rFonts w:ascii="Cambria" w:cs="Cambria" w:eastAsia="Cambria" w:hAnsi="Cambria"/>
            <w:sz w:val="24"/>
            <w:szCs w:val="24"/>
            <w:rtl w:val="0"/>
            <w:rPrChange w:author="Daniel Chiang" w:id="1" w:date="2026-07-09T20:25:09Z">
              <w:rPr/>
            </w:rPrChange>
          </w:rPr>
          <w:t xml:space="preserve"> sharpens this: any decision rule that is not dominated (Pareto-optimal across environments) is Bayes-optimal under some prior with full support. This is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representational</w:t>
        </w:r>
        <w:r w:rsidDel="00000000" w:rsidR="00000000" w:rsidRPr="00000000">
          <w:rPr>
            <w:rFonts w:ascii="Cambria" w:cs="Cambria" w:eastAsia="Cambria" w:hAnsi="Cambria"/>
            <w:sz w:val="24"/>
            <w:szCs w:val="24"/>
            <w:rtl w:val="0"/>
            <w:rPrChange w:author="Daniel Chiang" w:id="1" w:date="2026-07-09T20:25:09Z">
              <w:rPr/>
            </w:rPrChange>
          </w:rPr>
          <w:t xml:space="preserve">, not mechanistic: it says a capable, non-self-defeating agent looks like a Bayesian expected-utility maximizer from the outside, without saying it has a utility function inside, and without telling us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which</w:t>
        </w:r>
        <w:r w:rsidDel="00000000" w:rsidR="00000000" w:rsidRPr="00000000">
          <w:rPr>
            <w:rFonts w:ascii="Cambria" w:cs="Cambria" w:eastAsia="Cambria" w:hAnsi="Cambria"/>
            <w:sz w:val="24"/>
            <w:szCs w:val="24"/>
            <w:rtl w:val="0"/>
            <w:rPrChange w:author="Daniel Chiang" w:id="1" w:date="2026-07-09T20:25:09Z">
              <w:rPr/>
            </w:rPrChange>
          </w:rPr>
          <w:t xml:space="preserve"> utility function (the hard part).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Takeaway: coherence gives a reflectively-stable target (a dominated strategy is one a rational agent would self-modify away from), but it under-determines the agent’s actual goals.</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Readings:</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"https://www.lesswrong.com/s/SgomvxZ3cJWy2SBCu/p/RQpNHSiWaXTvDxt6R"</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Coherent decisions imply consistent utilities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(Introduction; “Why not circular preferences?”; “Probabilities and expected utilities” through “Conditional probability”; Conclusion); </w:t>
        </w:r>
        <w:r w:rsidDel="00000000" w:rsidR="00000000" w:rsidRPr="00000000">
          <w:fldChar w:fldCharType="begin"/>
        </w:r>
        <w:r w:rsidDel="00000000" w:rsidR="00000000" w:rsidRPr="00000000">
          <w:instrText xml:space="preserve">HYPERLINK "https://www.lesswrong.com/posts/73pTioGZKNcfQmvGF/the-measuring-stick-of-utility-problem"</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The measuring stick of utility</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"https://www.lesswrong.com/posts/sZuw6SGfmZHvcAAEP/complete-class-consequentialist-foundations"</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Complete class: consequentialist foundations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w:t>
        </w:r>
      </w:ins>
    </w:p>
    <w:p w:rsidR="00000000" w:rsidDel="00000000" w:rsidP="00000000" w:rsidRDefault="00000000" w:rsidRPr="00000000" w14:paraId="00000042">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2. Löb’s theorem and tiling agents.</w:t>
        </w:r>
        <w:r w:rsidDel="00000000" w:rsidR="00000000" w:rsidRPr="00000000">
          <w:rPr>
            <w:rFonts w:ascii="Cambria" w:cs="Cambria" w:eastAsia="Cambria" w:hAnsi="Cambria"/>
            <w:sz w:val="24"/>
            <w:szCs w:val="24"/>
            <w:rtl w:val="0"/>
            <w:rPrChange w:author="Daniel Chiang" w:id="1" w:date="2026-07-09T20:25:09Z">
              <w:rPr/>
            </w:rPrChange>
          </w:rPr>
          <w:t xml:space="preserve"> A capable agent may build a successor more capable than itself. By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Vingean reflection</w:t>
        </w:r>
        <w:r w:rsidDel="00000000" w:rsidR="00000000" w:rsidRPr="00000000">
          <w:rPr>
            <w:rFonts w:ascii="Cambria" w:cs="Cambria" w:eastAsia="Cambria" w:hAnsi="Cambria"/>
            <w:sz w:val="24"/>
            <w:szCs w:val="24"/>
            <w:rtl w:val="0"/>
            <w:rPrChange w:author="Daniel Chiang" w:id="1" w:date="2026-07-09T20:25:09Z">
              <w:rPr/>
            </w:rPrChange>
          </w:rPr>
          <w:t xml:space="preserve">, it cannot verify the successor by simulating it (if it could predict the successor’s exact moves, it would be that capable already), so it must reason abstractly about the successor’s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design</w:t>
        </w:r>
        <w:r w:rsidDel="00000000" w:rsidR="00000000" w:rsidRPr="00000000">
          <w:rPr>
            <w:rFonts w:ascii="Cambria" w:cs="Cambria" w:eastAsia="Cambria" w:hAnsi="Cambria"/>
            <w:sz w:val="24"/>
            <w:szCs w:val="24"/>
            <w:rtl w:val="0"/>
            <w:rPrChange w:author="Daniel Chiang" w:id="1" w:date="2026-07-09T20:25:09Z">
              <w:rPr/>
            </w:rPrChange>
          </w:rPr>
          <w:t xml:space="preserve">. The natural strategy (“trust the successor because it only takes actions it has proved safe”) needs the parent to trust the successor’s proofs. </w:t>
        </w:r>
        <w:r w:rsidDel="00000000" w:rsidR="00000000" w:rsidRPr="00000000">
          <w:rPr>
            <w:rFonts w:ascii="Cambria" w:cs="Cambria" w:eastAsia="Cambria" w:hAnsi="Cambria"/>
            <w:b w:val="1"/>
            <w:bCs w:val="1"/>
            <w:sz w:val="24"/>
            <w:szCs w:val="24"/>
            <w:rtl w:val="0"/>
            <w:rPrChange w:author="Daniel Chiang" w:id="1" w:date="2026-07-09T20:25:09Z">
              <w:rPr/>
            </w:rPrChange>
          </w:rPr>
          <w:t xml:space="preserve">Löb’s theorem</w:t>
        </w:r>
        <w:r w:rsidDel="00000000" w:rsidR="00000000" w:rsidRPr="00000000">
          <w:rPr>
            <w:rFonts w:ascii="Cambria" w:cs="Cambria" w:eastAsia="Cambria" w:hAnsi="Cambria"/>
            <w:sz w:val="24"/>
            <w:szCs w:val="24"/>
            <w:rtl w:val="0"/>
            <w:rPrChange w:author="Daniel Chiang" w:id="1" w:date="2026-07-09T20:25:09Z">
              <w:rPr/>
            </w:rPrChange>
          </w:rPr>
          <w:t xml:space="preserve"> blocks this: if a consistent system </w:t>
        </w:r>
        <w:r w:rsidDel="00000000" w:rsidR="00000000" w:rsidRPr="00000000">
          <w:rPr>
            <w:rFonts w:ascii="Consolas" w:cs="Consolas" w:eastAsia="Consolas" w:hAnsi="Consolas"/>
            <w:rtl w:val="0"/>
            <w:rPrChange w:author="Daniel Chiang" w:id="1" w:date="2026-07-09T20:25:09Z">
              <w:rPr/>
            </w:rPrChange>
          </w:rPr>
          <w:t xml:space="preserve">L</w:t>
        </w:r>
        <w:r w:rsidDel="00000000" w:rsidR="00000000" w:rsidRPr="00000000">
          <w:rPr>
            <w:rFonts w:ascii="Cambria" w:cs="Cambria" w:eastAsia="Cambria" w:hAnsi="Cambria"/>
            <w:sz w:val="24"/>
            <w:szCs w:val="24"/>
            <w:rtl w:val="0"/>
            <w:rPrChange w:author="Daniel Chiang" w:id="1" w:date="2026-07-09T20:25:09Z">
              <w:rPr/>
            </w:rPrChange>
          </w:rPr>
          <w:t xml:space="preserve"> can prove “if </w:t>
        </w:r>
        <w:r w:rsidDel="00000000" w:rsidR="00000000" w:rsidRPr="00000000">
          <w:rPr>
            <w:rFonts w:ascii="Consolas" w:cs="Consolas" w:eastAsia="Consolas" w:hAnsi="Consolas"/>
            <w:rtl w:val="0"/>
            <w:rPrChange w:author="Daniel Chiang" w:id="1" w:date="2026-07-09T20:25:09Z">
              <w:rPr/>
            </w:rPrChange>
          </w:rPr>
          <w:t xml:space="preserve">L</w:t>
        </w:r>
        <w:r w:rsidDel="00000000" w:rsidR="00000000" w:rsidRPr="00000000">
          <w:rPr>
            <w:rFonts w:ascii="Cambria" w:cs="Cambria" w:eastAsia="Cambria" w:hAnsi="Cambria"/>
            <w:sz w:val="24"/>
            <w:szCs w:val="24"/>
            <w:rtl w:val="0"/>
            <w:rPrChange w:author="Daniel Chiang" w:id="1" w:date="2026-07-09T20:25:09Z">
              <w:rPr/>
            </w:rPrChange>
          </w:rPr>
          <w:t xml:space="preserve"> proves </w:t>
        </w:r>
        <w:r w:rsidDel="00000000" w:rsidR="00000000" w:rsidRPr="00000000">
          <w:rPr>
            <w:rFonts w:ascii="Consolas" w:cs="Consolas" w:eastAsia="Consolas" w:hAnsi="Consolas"/>
            <w:rtl w:val="0"/>
            <w:rPrChange w:author="Daniel Chiang" w:id="1" w:date="2026-07-09T20:25:09Z">
              <w:rPr/>
            </w:rPrChange>
          </w:rPr>
          <w:t xml:space="preserve">C</w:t>
        </w:r>
        <w:r w:rsidDel="00000000" w:rsidR="00000000" w:rsidRPr="00000000">
          <w:rPr>
            <w:rFonts w:ascii="Cambria" w:cs="Cambria" w:eastAsia="Cambria" w:hAnsi="Cambria"/>
            <w:sz w:val="24"/>
            <w:szCs w:val="24"/>
            <w:rtl w:val="0"/>
            <w:rPrChange w:author="Daniel Chiang" w:id="1" w:date="2026-07-09T20:25:09Z">
              <w:rPr/>
            </w:rPrChange>
          </w:rPr>
          <w:t xml:space="preserve"> then </w:t>
        </w:r>
        <w:r w:rsidDel="00000000" w:rsidR="00000000" w:rsidRPr="00000000">
          <w:rPr>
            <w:rFonts w:ascii="Consolas" w:cs="Consolas" w:eastAsia="Consolas" w:hAnsi="Consolas"/>
            <w:rtl w:val="0"/>
            <w:rPrChange w:author="Daniel Chiang" w:id="1" w:date="2026-07-09T20:25:09Z">
              <w:rPr/>
            </w:rPrChange>
          </w:rPr>
          <w:t xml:space="preserve">C</w:t>
        </w:r>
        <w:r w:rsidDel="00000000" w:rsidR="00000000" w:rsidRPr="00000000">
          <w:rPr>
            <w:rFonts w:ascii="Cambria" w:cs="Cambria" w:eastAsia="Cambria" w:hAnsi="Cambria"/>
            <w:sz w:val="24"/>
            <w:szCs w:val="24"/>
            <w:rtl w:val="0"/>
            <w:rPrChange w:author="Daniel Chiang" w:id="1" w:date="2026-07-09T20:25:09Z">
              <w:rPr/>
            </w:rPrChange>
          </w:rPr>
          <w:t xml:space="preserve">”, then </w:t>
        </w:r>
        <w:r w:rsidDel="00000000" w:rsidR="00000000" w:rsidRPr="00000000">
          <w:rPr>
            <w:rFonts w:ascii="Consolas" w:cs="Consolas" w:eastAsia="Consolas" w:hAnsi="Consolas"/>
            <w:rtl w:val="0"/>
            <w:rPrChange w:author="Daniel Chiang" w:id="1" w:date="2026-07-09T20:25:09Z">
              <w:rPr/>
            </w:rPrChange>
          </w:rPr>
          <w:t xml:space="preserve">L</w:t>
        </w:r>
        <w:r w:rsidDel="00000000" w:rsidR="00000000" w:rsidRPr="00000000">
          <w:rPr>
            <w:rFonts w:ascii="Cambria" w:cs="Cambria" w:eastAsia="Cambria" w:hAnsi="Cambria"/>
            <w:sz w:val="24"/>
            <w:szCs w:val="24"/>
            <w:rtl w:val="0"/>
            <w:rPrChange w:author="Daniel Chiang" w:id="1" w:date="2026-07-09T20:25:09Z">
              <w:rPr/>
            </w:rPrChange>
          </w:rPr>
          <w:t xml:space="preserve"> already proves </w:t>
        </w:r>
        <w:r w:rsidDel="00000000" w:rsidR="00000000" w:rsidRPr="00000000">
          <w:rPr>
            <w:rFonts w:ascii="Consolas" w:cs="Consolas" w:eastAsia="Consolas" w:hAnsi="Consolas"/>
            <w:rtl w:val="0"/>
            <w:rPrChange w:author="Daniel Chiang" w:id="1" w:date="2026-07-09T20:25:09Z">
              <w:rPr/>
            </w:rPrChange>
          </w:rPr>
          <w:t xml:space="preserve">C</w:t>
        </w:r>
        <w:r w:rsidDel="00000000" w:rsidR="00000000" w:rsidRPr="00000000">
          <w:rPr>
            <w:rFonts w:ascii="Cambria" w:cs="Cambria" w:eastAsia="Cambria" w:hAnsi="Cambria"/>
            <w:sz w:val="24"/>
            <w:szCs w:val="24"/>
            <w:rtl w:val="0"/>
            <w:rPrChange w:author="Daniel Chiang" w:id="1" w:date="2026-07-09T20:25:09Z">
              <w:rPr/>
            </w:rPrChange>
          </w:rPr>
          <w:t xml:space="preserve">. A consistent system cannot vouch for its own proofs in the abstract, only for a strictly weaker system’s. So a naive chain of self-improvements uses an ever-weaker proof system (a “telomere” of logical strength that runs out), the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finite descent problem</w:t>
        </w:r>
        <w:r w:rsidDel="00000000" w:rsidR="00000000" w:rsidRPr="00000000">
          <w:rPr>
            <w:rFonts w:ascii="Cambria" w:cs="Cambria" w:eastAsia="Cambria" w:hAnsi="Cambria"/>
            <w:sz w:val="24"/>
            <w:szCs w:val="24"/>
            <w:rtl w:val="0"/>
            <w:rPrChange w:author="Daniel Chiang" w:id="1" w:date="2026-07-09T20:25:09Z">
              <w:rPr/>
            </w:rPrChange>
          </w:rPr>
          <w:t xml:space="preserve">. The tiling-agents programme studies whether this obstacle can be overcome.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Takeaway: self-trust under self-modification is not free; it runs straight into a logical wall.</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Readings:</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"https://intelligence.org/files/lob-notes-IAFF.pdf"</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Introduction to Löb’s theorem</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(up to and including section 3); </w:t>
        </w:r>
        <w:r w:rsidDel="00000000" w:rsidR="00000000" w:rsidRPr="00000000">
          <w:fldChar w:fldCharType="begin"/>
        </w:r>
        <w:r w:rsidDel="00000000" w:rsidR="00000000" w:rsidRPr="00000000">
          <w:instrText xml:space="preserve">HYPERLINK "https://www.lesswrong.com/w/vingean-reflection"</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Vingean reflection</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"https://www.lesswrong.com/posts/QGrX3qK3qxQYK9D4C/walkthrough-of-the-tiling-agents-for-self-modifying-ai-paper"</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Walkthrough of the tiling agents paper</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(start through “Finite Descent Problem”, then “What self-modifying agents need”).</w:t>
        </w:r>
      </w:ins>
    </w:p>
    <w:p w:rsidR="00000000" w:rsidDel="00000000" w:rsidP="00000000" w:rsidRDefault="00000000" w:rsidRPr="00000000" w14:paraId="00000043">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3. Logical induction.</w:t>
        </w:r>
        <w:r w:rsidDel="00000000" w:rsidR="00000000" w:rsidRPr="00000000">
          <w:rPr>
            <w:rFonts w:ascii="Cambria" w:cs="Cambria" w:eastAsia="Cambria" w:hAnsi="Cambria"/>
            <w:sz w:val="24"/>
            <w:szCs w:val="24"/>
            <w:rtl w:val="0"/>
            <w:rPrChange w:author="Daniel Chiang" w:id="1" w:date="2026-07-09T20:25:09Z">
              <w:rPr/>
            </w:rPrChange>
          </w:rPr>
          <w:t xml:space="preserve"> Standard Bayesian reasoning assumes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logical omniscience</w:t>
        </w:r>
        <w:r w:rsidDel="00000000" w:rsidR="00000000" w:rsidRPr="00000000">
          <w:rPr>
            <w:rFonts w:ascii="Cambria" w:cs="Cambria" w:eastAsia="Cambria" w:hAnsi="Cambria"/>
            <w:sz w:val="24"/>
            <w:szCs w:val="24"/>
            <w:rtl w:val="0"/>
            <w:rPrChange w:author="Daniel Chiang" w:id="1" w:date="2026-07-09T20:25:09Z">
              <w:rPr/>
            </w:rPrChange>
          </w:rPr>
          <w:t xml:space="preserve">: the agent instantly knows all consequences of its beliefs. A bounded agent cannot (it may know a program’s source yet not its output, or the axioms yet not whether a number is prime). </w:t>
        </w:r>
        <w:r w:rsidDel="00000000" w:rsidR="00000000" w:rsidRPr="00000000">
          <w:rPr>
            <w:rFonts w:ascii="Cambria" w:cs="Cambria" w:eastAsia="Cambria" w:hAnsi="Cambria"/>
            <w:b w:val="1"/>
            <w:bCs w:val="1"/>
            <w:sz w:val="24"/>
            <w:szCs w:val="24"/>
            <w:rtl w:val="0"/>
            <w:rPrChange w:author="Daniel Chiang" w:id="1" w:date="2026-07-09T20:25:09Z">
              <w:rPr/>
            </w:rPrChange>
          </w:rPr>
          <w:t xml:space="preserve">Logical induction</w:t>
        </w:r>
        <w:r w:rsidDel="00000000" w:rsidR="00000000" w:rsidRPr="00000000">
          <w:rPr>
            <w:rFonts w:ascii="Cambria" w:cs="Cambria" w:eastAsia="Cambria" w:hAnsi="Cambria"/>
            <w:sz w:val="24"/>
            <w:szCs w:val="24"/>
            <w:rtl w:val="0"/>
            <w:rPrChange w:author="Daniel Chiang" w:id="1" w:date="2026-07-09T20:25:09Z">
              <w:rPr/>
            </w:rPrChange>
          </w:rPr>
          <w:t xml:space="preserve"> (Garrabrant et al.) handles this by picturing a market that prices logical sentences in [0,1]; the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logical-induction criterion</w:t>
        </w:r>
        <w:r w:rsidDel="00000000" w:rsidR="00000000" w:rsidRPr="00000000">
          <w:rPr>
            <w:rFonts w:ascii="Cambria" w:cs="Cambria" w:eastAsia="Cambria" w:hAnsi="Cambria"/>
            <w:sz w:val="24"/>
            <w:szCs w:val="24"/>
            <w:rtl w:val="0"/>
            <w:rPrChange w:author="Daniel Chiang" w:id="1" w:date="2026-07-09T20:25:09Z">
              <w:rPr/>
            </w:rPrChange>
          </w:rPr>
          <w:t xml:space="preserve"> requires only that no efficient (polynomial-time) trader can exploit the market for unbounded profit, a computable weakening of the Dutch-book argument. That single condition yields convergence and coherence in the limit, timely learning of statistical patterns (it prices “the nth digit of pi is 7” near 1/10 without computing it), and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self-trust</w:t>
        </w:r>
        <w:r w:rsidDel="00000000" w:rsidR="00000000" w:rsidRPr="00000000">
          <w:rPr>
            <w:rFonts w:ascii="Cambria" w:cs="Cambria" w:eastAsia="Cambria" w:hAnsi="Cambria"/>
            <w:sz w:val="24"/>
            <w:szCs w:val="24"/>
            <w:rtl w:val="0"/>
            <w:rPrChange w:author="Daniel Chiang" w:id="1" w:date="2026-07-09T20:25:09Z">
              <w:rPr/>
            </w:rPrChange>
          </w:rPr>
          <w:t xml:space="preserve"> (current credence equals a weighted average of expected future credences).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Takeaway: a principled model of how a bounded agent should hold probabilities over facts it has not yet computed.</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Readings:</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"https://www.lesswrong.com/posts/y5GftLezdozEHdXkL/an-intuitive-guide-to-garrabrant-induction"</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An intuitive guide to Garrabrant induction</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"https://arxiv.org/pdf/1609.03543"</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Logical induction</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(chapters 1 and 3; skim chapter 4).</w:t>
        </w:r>
      </w:ins>
    </w:p>
    <w:p w:rsidR="00000000" w:rsidDel="00000000" w:rsidP="00000000" w:rsidRDefault="00000000" w:rsidRPr="00000000" w14:paraId="00000044">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4. Optimization and thermodynamics.</w:t>
        </w:r>
        <w:r w:rsidDel="00000000" w:rsidR="00000000" w:rsidRPr="00000000">
          <w:rPr>
            <w:rFonts w:ascii="Cambria" w:cs="Cambria" w:eastAsia="Cambria" w:hAnsi="Cambria"/>
            <w:sz w:val="24"/>
            <w:szCs w:val="24"/>
            <w:rtl w:val="0"/>
            <w:rPrChange w:author="Daniel Chiang" w:id="1" w:date="2026-07-09T20:25:09Z">
              <w:rPr/>
            </w:rPrChange>
          </w:rPr>
          <w:t xml:space="preserve"> A powerful agent reliably steers the world into a narrow region of outcomes, ones extremely unlikely under any random process. This is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local entropy reduction</w:t>
        </w:r>
        <w:r w:rsidDel="00000000" w:rsidR="00000000" w:rsidRPr="00000000">
          <w:rPr>
            <w:rFonts w:ascii="Cambria" w:cs="Cambria" w:eastAsia="Cambria" w:hAnsi="Cambria"/>
            <w:sz w:val="24"/>
            <w:szCs w:val="24"/>
            <w:rtl w:val="0"/>
            <w:rPrChange w:author="Daniel Chiang" w:id="1" w:date="2026-07-09T20:25:09Z">
              <w:rPr/>
            </w:rPrChange>
          </w:rPr>
          <w:t xml:space="preserve">: concentrating probability mass from a broad initial distribution onto a narrow target. Even a pure predictor has an objective reason to attend to optimizers: naming what an optimizer steers toward predicts the outcome cheaply and robustly, where modelling the initial conditions would be expensive and chaos-fragile. Steering is bounded by information: the </w:t>
        </w:r>
        <w:r w:rsidDel="00000000" w:rsidR="00000000" w:rsidRPr="00000000">
          <w:rPr>
            <w:rFonts w:ascii="Cambria" w:cs="Cambria" w:eastAsia="Cambria" w:hAnsi="Cambria"/>
            <w:b w:val="1"/>
            <w:bCs w:val="1"/>
            <w:sz w:val="24"/>
            <w:szCs w:val="24"/>
            <w:rtl w:val="0"/>
            <w:rPrChange w:author="Daniel Chiang" w:id="1" w:date="2026-07-09T20:25:09Z">
              <w:rPr/>
            </w:rPrChange>
          </w:rPr>
          <w:t xml:space="preserve">Touchette-Lloyd</w:t>
        </w:r>
        <w:r w:rsidDel="00000000" w:rsidR="00000000" w:rsidRPr="00000000">
          <w:rPr>
            <w:rFonts w:ascii="Cambria" w:cs="Cambria" w:eastAsia="Cambria" w:hAnsi="Cambria"/>
            <w:sz w:val="24"/>
            <w:szCs w:val="24"/>
            <w:rtl w:val="0"/>
            <w:rPrChange w:author="Daniel Chiang" w:id="1" w:date="2026-07-09T20:25:09Z">
              <w:rPr/>
            </w:rPrChange>
          </w:rPr>
          <w:t xml:space="preserve"> inequality says the entropy reduction a sighted agent achieves over a blind baseline is at most the mutual information between its observations and actions (</w:t>
        </w:r>
      </w:ins>
      <m:oMath>
        <w:ins w:author="Daniel Chiang" w:id="0" w:date="2026-07-09T20:20:15Z">
          <m:r>
            <m:t>Δ</m:t>
          </m:r>
        </w:ins>
        <w:ins w:author="Daniel Chiang" w:id="0" w:date="2026-07-09T20:20:15Z">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 xml:space="preserve">H</m:t>
          </m:r>
        </w:ins>
        <w:ins w:author="Daniel Chiang" w:id="0" w:date="2026-07-09T20:20:15Z">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m:t>
          </m:r>
        </w:ins>
        <w:ins w:author="Daniel Chiang" w:id="0" w:date="2026-07-09T20:20:15Z">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Δ</m:t>
          </m:r>
        </w:ins>
        <m:sSubSup>
          <m:sSubSupPr>
            <m:ctrlP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ctrlPr>
          </m:sSubSupPr>
          <m:e>
            <w:ins w:author="Daniel Chiang" w:id="0" w:date="2026-07-09T20:20:15Z">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 xml:space="preserve">H</m:t>
              </m:r>
            </w:ins>
          </m:e>
          <m:sub>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 xml:space="preserve">blind</m:t>
            </m:r>
          </m:sub>
          <m:sup>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 xml:space="preserve">max</m:t>
            </m:r>
          </m:sup>
        </m:sSubSup>
        <w:ins w:author="Daniel Chiang" w:id="0" w:date="2026-07-09T20:20:15Z">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 xml:space="preserve">+I</m:t>
          </m:r>
        </w:ins>
        <m:d>
          <m:dPr>
            <m:begChr m:val="("/>
            <m:endChr m:val=")"/>
            <m:ctrlP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ctrlPr>
          </m:dPr>
          <m:e>
            <w:ins w:author="Daniel Chiang" w:id="0" w:date="2026-07-09T20:20:15Z">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 xml:space="preserve">X;A</m:t>
              </m:r>
            </w:ins>
          </m:e>
        </m:d>
      </m:oMath>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Algorithmic thermodynamics</w:t>
        </w:r>
        <w:r w:rsidDel="00000000" w:rsidR="00000000" w:rsidRPr="00000000">
          <w:rPr>
            <w:rFonts w:ascii="Cambria" w:cs="Cambria" w:eastAsia="Cambria" w:hAnsi="Cambria"/>
            <w:sz w:val="24"/>
            <w:szCs w:val="24"/>
            <w:rtl w:val="0"/>
            <w:rPrChange w:author="Daniel Chiang" w:id="1" w:date="2026-07-09T20:25:09Z">
              <w:rPr/>
            </w:rPrChange>
          </w:rPr>
          <w:t xml:space="preserve"> (Ebtekar and Hutter) replaces ensemble entropy with Kolmogorov complexity, giving laws for individual states and making an embedded agent’s knowledge an endogenous physical quantity (algorithmic mutual information between memory and environment), which is exactly its budget for optimization.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Takeaway: optimization is physically constrained, and “knowing more” formally means “being able to optimize more.”</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Readings:</w:t>
        </w:r>
        <w:r w:rsidDel="00000000" w:rsidR="00000000" w:rsidRPr="00000000">
          <w:rPr>
            <w:rFonts w:ascii="Cambria" w:cs="Cambria" w:eastAsia="Cambria" w:hAnsi="Cambria"/>
            <w:sz w:val="24"/>
            <w:szCs w:val="24"/>
            <w:rtl w:val="0"/>
            <w:rPrChange w:author="Daniel Chiang" w:id="1" w:date="2026-07-09T20:25:09Z">
              <w:rPr/>
            </w:rPrChange>
          </w:rPr>
          <w:t xml:space="preserve"> the self-contained note </w:t>
        </w:r>
        <w:r w:rsidDel="00000000" w:rsidR="00000000" w:rsidRPr="00000000">
          <w:fldChar w:fldCharType="begin"/>
        </w:r>
        <w:r w:rsidDel="00000000" w:rsidR="00000000" w:rsidRPr="00000000">
          <w:instrText xml:space="preserve">HYPERLINK "https://drive.google.com/file/d/1uJ3a_mVCDdCI1-kW5Ha2PyZ5otTtu-dO/view?usp=sharing"</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Optimization and thermodynamics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(read entirely; appendix optional) is the primary reading; its underlying sources are </w:t>
        </w:r>
        <w:r w:rsidDel="00000000" w:rsidR="00000000" w:rsidRPr="00000000">
          <w:fldChar w:fldCharType="begin"/>
        </w:r>
        <w:r w:rsidDel="00000000" w:rsidR="00000000" w:rsidRPr="00000000">
          <w:instrText xml:space="preserve">HYPERLINK "https://www.lesswrong.com/posts/znfkdCoHMANwqc2WE/the-ground-of-optimization-1"</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The ground of optimization</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(up to and including “Relationship to Garrabrant and Demski’s Embedded Agency”), </w:t>
        </w:r>
        <w:r w:rsidDel="00000000" w:rsidR="00000000" w:rsidRPr="00000000">
          <w:fldChar w:fldCharType="begin"/>
        </w:r>
        <w:r w:rsidDel="00000000" w:rsidR="00000000" w:rsidRPr="00000000">
          <w:instrText xml:space="preserve">HYPERLINK "https://www.lesswrong.com/posts/uKWXktrR7KpbgZAs4/generalized-heat-engine"</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Generalized heat engine</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and </w:t>
        </w:r>
        <w:r w:rsidDel="00000000" w:rsidR="00000000" w:rsidRPr="00000000">
          <w:fldChar w:fldCharType="begin"/>
        </w:r>
        <w:r w:rsidDel="00000000" w:rsidR="00000000" w:rsidRPr="00000000">
          <w:instrText xml:space="preserve">HYPERLINK "https://www.lesswrong.com/posts/CJRxQiTKEzior7jGq/algorithmic-thermodynamics-and-three-types-of-optimization"</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Algorithmic thermodynamics and three types of optimization</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w:t>
        </w:r>
      </w:ins>
    </w:p>
    <w:p w:rsidR="00000000" w:rsidDel="00000000" w:rsidP="00000000" w:rsidRDefault="00000000" w:rsidRPr="00000000" w14:paraId="00000045">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5. Descriptive agent foundations.</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Normative</w:t>
        </w:r>
        <w:r w:rsidDel="00000000" w:rsidR="00000000" w:rsidRPr="00000000">
          <w:rPr>
            <w:rFonts w:ascii="Cambria" w:cs="Cambria" w:eastAsia="Cambria" w:hAnsi="Cambria"/>
            <w:sz w:val="24"/>
            <w:szCs w:val="24"/>
            <w:rtl w:val="0"/>
            <w:rPrChange w:author="Daniel Chiang" w:id="1" w:date="2026-07-09T20:25:09Z">
              <w:rPr/>
            </w:rPrChange>
          </w:rPr>
          <w:t xml:space="preserve"> agent foundations asks what an ideal agent should look like;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descriptive</w:t>
        </w:r>
        <w:r w:rsidDel="00000000" w:rsidR="00000000" w:rsidRPr="00000000">
          <w:rPr>
            <w:rFonts w:ascii="Cambria" w:cs="Cambria" w:eastAsia="Cambria" w:hAnsi="Cambria"/>
            <w:sz w:val="24"/>
            <w:szCs w:val="24"/>
            <w:rtl w:val="0"/>
            <w:rPrChange w:author="Daniel Chiang" w:id="1" w:date="2026-07-09T20:25:09Z">
              <w:rPr/>
            </w:rPrChange>
          </w:rPr>
          <w:t xml:space="preserve"> asks what agents actually arising in the world (bacteria, neural networks, future AI) look like, and aims to read off their goals, world model, and decision structure from the outside. It works bottom-up from properties of the world (modularity, selection pressures, computational limits). </w:t>
        </w:r>
        <w:r w:rsidDel="00000000" w:rsidR="00000000" w:rsidRPr="00000000">
          <w:rPr>
            <w:rFonts w:ascii="Cambria" w:cs="Cambria" w:eastAsia="Cambria" w:hAnsi="Cambria"/>
            <w:b w:val="1"/>
            <w:bCs w:val="1"/>
            <w:sz w:val="24"/>
            <w:szCs w:val="24"/>
            <w:rtl w:val="0"/>
            <w:rPrChange w:author="Daniel Chiang" w:id="1" w:date="2026-07-09T20:25:09Z">
              <w:rPr/>
            </w:rPrChange>
          </w:rPr>
          <w:t xml:space="preserve">Selection theorems</w:t>
        </w:r>
        <w:r w:rsidDel="00000000" w:rsidR="00000000" w:rsidRPr="00000000">
          <w:rPr>
            <w:rFonts w:ascii="Cambria" w:cs="Cambria" w:eastAsia="Cambria" w:hAnsi="Cambria"/>
            <w:sz w:val="24"/>
            <w:szCs w:val="24"/>
            <w:rtl w:val="0"/>
            <w:rPrChange w:author="Daniel Chiang" w:id="1" w:date="2026-07-09T20:25:09Z">
              <w:rPr/>
            </w:rPrChange>
          </w:rPr>
          <w:t xml:space="preserve"> aim to prove results of the form “any system selected to achieve goal G in environment E must contain structure approximately isomorphic to X”, giving mechanistic rather than merely representational accounts of agency. A key example: the world’s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modularity</w:t>
        </w:r>
        <w:r w:rsidDel="00000000" w:rsidR="00000000" w:rsidRPr="00000000">
          <w:rPr>
            <w:rFonts w:ascii="Cambria" w:cs="Cambria" w:eastAsia="Cambria" w:hAnsi="Cambria"/>
            <w:sz w:val="24"/>
            <w:szCs w:val="24"/>
            <w:rtl w:val="0"/>
            <w:rPrChange w:author="Daniel Chiang" w:id="1" w:date="2026-07-09T20:25:09Z">
              <w:rPr/>
            </w:rPrChange>
          </w:rPr>
          <w:t xml:space="preserve"> (it decomposes into sparsely-interacting subsystems) is what makes both world-modelling (Bayesian networks propagate updates locally) and planning (general-purpose search can pursue decoupled subgoals) tractable.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Takeaway: the complementary direction to coherence: not “non-dominated agents can be described as maximizers” but “what pressures make agent-like structure actually arise.”</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Readings:</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"https://www.lesswrong.com/posts/G2Lne2Fi7Qra5Lbuf/selection-theorems-a-program-for-understanding-agents"</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Selection theorems: a program for understanding agents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"https://www.lesswrong.com/posts/TiBsZ9beNqDHEvXt4/how-we-picture-bayesian-agents"</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How we picture Bayesian agents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"https://www.lesswrong.com/posts/RuDD3aQWLDSb4eTXP/what-selection-theorems-do-we-expect-want"</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What selection theorems do we expect/want</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w:t>
        </w:r>
      </w:ins>
    </w:p>
    <w:p w:rsidR="00000000" w:rsidDel="00000000" w:rsidP="00000000" w:rsidRDefault="00000000" w:rsidRPr="00000000" w14:paraId="00000046">
      <w:pPr>
        <w:pStyle w:val="Heading3"/>
        <w:spacing w:after="0" w:before="200" w:line="240" w:lineRule="auto"/>
        <w:rPr>
          <w:ins w:author="Daniel Chiang" w:id="0" w:date="2026-07-09T20:20:15Z"/>
          <w:rFonts w:ascii="Calibri" w:cs="Calibri" w:eastAsia="Calibri" w:hAnsi="Calibri"/>
          <w:b w:val="1"/>
          <w:bCs w:val="1"/>
          <w:color w:val="000000"/>
          <w:sz w:val="24"/>
          <w:szCs w:val="24"/>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color w:val="000000"/>
            <w:sz w:val="24"/>
            <w:szCs w:val="24"/>
            <w:rtl w:val="0"/>
            <w:rPrChange w:author="Daniel Chiang" w:id="1" w:date="2026-07-09T20:25:09Z">
              <w:rPr/>
            </w:rPrChange>
          </w:rPr>
          <w:t xml:space="preserve">Cross-pollination discussion</w:t>
        </w:r>
      </w:ins>
    </w:p>
    <w:p w:rsidR="00000000" w:rsidDel="00000000" w:rsidP="00000000" w:rsidRDefault="00000000" w:rsidRPr="00000000" w14:paraId="00000047">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i w:val="1"/>
            <w:iCs w:val="1"/>
            <w:sz w:val="24"/>
            <w:szCs w:val="24"/>
            <w:rtl w:val="0"/>
            <w:rPrChange w:author="Daniel Chiang" w:id="1" w:date="2026-07-09T20:25:09Z">
              <w:rPr/>
            </w:rPrChange>
          </w:rPr>
          <w:t xml:space="preserve">Intent: each student knows one strand deeply; the discussion makes them build the connections between strands, which is where the unified picture of embedded agency actually lives. Groups mix tracks so no one can answer alone.</w:t>
        </w:r>
        <w:r w:rsidDel="00000000" w:rsidR="00000000" w:rsidRPr="00000000">
          <w:rPr>
            <w:rtl w:val="0"/>
          </w:rPr>
        </w:r>
      </w:ins>
    </w:p>
    <w:p w:rsidR="00000000" w:rsidDel="00000000" w:rsidP="00000000" w:rsidRDefault="00000000" w:rsidRPr="00000000" w14:paraId="00000048">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On the day, students who pre-read different strands meet in small mixed groups and work to connect their topics into one picture of embedded agency: how a logical inductor’s trust in its future self relates to a tiling agent’s trust in its successor, how the coherence account of goals relates to the thermodynamic one, how the representational view of agency (coherence) relates to the mechanistic one (selection theorems). The specific discussion prompts used are listed in the teaching guide.</w:t>
        </w:r>
      </w:ins>
    </w:p>
    <w:p w:rsidR="00000000" w:rsidDel="00000000" w:rsidP="00000000" w:rsidRDefault="00000000" w:rsidRPr="00000000" w14:paraId="00000049">
      <w:pPr>
        <w:pStyle w:val="Heading3"/>
        <w:spacing w:after="0" w:before="200" w:line="240" w:lineRule="auto"/>
        <w:rPr>
          <w:ins w:author="Daniel Chiang" w:id="0" w:date="2026-07-09T20:20:15Z"/>
          <w:rFonts w:ascii="Calibri" w:cs="Calibri" w:eastAsia="Calibri" w:hAnsi="Calibri"/>
          <w:b w:val="1"/>
          <w:bCs w:val="1"/>
          <w:color w:val="000000"/>
          <w:sz w:val="24"/>
          <w:szCs w:val="24"/>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color w:val="000000"/>
            <w:sz w:val="24"/>
            <w:szCs w:val="24"/>
            <w:rtl w:val="0"/>
            <w:rPrChange w:author="Daniel Chiang" w:id="1" w:date="2026-07-09T20:25:09Z">
              <w:rPr/>
            </w:rPrChange>
          </w:rPr>
          <w:t xml:space="preserve">Exercise session</w:t>
        </w:r>
      </w:ins>
    </w:p>
    <w:p w:rsidR="00000000" w:rsidDel="00000000" w:rsidP="00000000" w:rsidRDefault="00000000" w:rsidRPr="00000000" w14:paraId="0000004A">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i w:val="1"/>
            <w:iCs w:val="1"/>
            <w:sz w:val="24"/>
            <w:szCs w:val="24"/>
            <w:rtl w:val="0"/>
            <w:rPrChange w:author="Daniel Chiang" w:id="1" w:date="2026-07-09T20:25:09Z">
              <w:rPr/>
            </w:rPrChange>
          </w:rPr>
          <w:t xml:space="preserve">Intent: turn a few of the day’s headline results from slogans into things students have actually proved. Problems are self-contained and build through lemmas to a main theorem. Suggest students start with the exercise matching their pre-reading track, then branch out; pairs or small groups work well.</w:t>
        </w:r>
        <w:r w:rsidDel="00000000" w:rsidR="00000000" w:rsidRPr="00000000">
          <w:rPr>
            <w:rtl w:val="0"/>
          </w:rPr>
        </w:r>
      </w:ins>
    </w:p>
    <w:p w:rsidR="00000000" w:rsidDel="00000000" w:rsidP="00000000" w:rsidRDefault="00000000" w:rsidRPr="00000000" w14:paraId="0000004B">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Five exercises (full statements in the </w:t>
        </w:r>
        <w:r w:rsidDel="00000000" w:rsidR="00000000" w:rsidRPr="00000000">
          <w:fldChar w:fldCharType="begin"/>
        </w:r>
        <w:r w:rsidDel="00000000" w:rsidR="00000000" w:rsidRPr="00000000">
          <w:instrText xml:space="preserve">HYPERLINK "https://drive.google.com/file/d/1D5rEEO0n1u6_7h-Pnkz-ccCcuhPusIwe/view?usp=sharing"</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exercise sheet</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worked solutions available to instructors), grouped by topic:</w:t>
        </w:r>
      </w:ins>
    </w:p>
    <w:p w:rsidR="00000000" w:rsidDel="00000000" w:rsidP="00000000" w:rsidRDefault="00000000" w:rsidRPr="00000000" w14:paraId="0000004C">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i w:val="1"/>
            <w:iCs w:val="1"/>
            <w:sz w:val="24"/>
            <w:szCs w:val="24"/>
            <w:rtl w:val="0"/>
            <w:rPrChange w:author="Daniel Chiang" w:id="1" w:date="2026-07-09T20:25:09Z">
              <w:rPr/>
            </w:rPrChange>
          </w:rPr>
          <w:t xml:space="preserve">Logical uncertainty and self-reference.</w:t>
        </w:r>
        <w:r w:rsidDel="00000000" w:rsidR="00000000" w:rsidRPr="00000000">
          <w:rPr>
            <w:rtl w:val="0"/>
          </w:rPr>
        </w:r>
      </w:ins>
    </w:p>
    <w:p w:rsidR="00000000" w:rsidDel="00000000" w:rsidP="00000000" w:rsidRDefault="00000000" w:rsidRPr="00000000" w14:paraId="0000004D">
      <w:pPr>
        <w:numPr>
          <w:ilvl w:val="0"/>
          <w:numId w:val="1"/>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Exercise 1: Gödel’s second incompleteness theorem</w:t>
        </w:r>
        <w:r w:rsidDel="00000000" w:rsidR="00000000" w:rsidRPr="00000000">
          <w:rPr>
            <w:rFonts w:ascii="Cambria" w:cs="Cambria" w:eastAsia="Cambria" w:hAnsi="Cambria"/>
            <w:sz w:val="24"/>
            <w:szCs w:val="24"/>
            <w:rtl w:val="0"/>
            <w:rPrChange w:author="Daniel Chiang" w:id="1" w:date="2026-07-09T20:25:09Z">
              <w:rPr/>
            </w:rPrChange>
          </w:rPr>
          <w:t xml:space="preserve"> (difficulty 4/5, importance 4/5). Via a self-referential program: a Gödel sentence is true, a consistent system cannot prove its own consistency, and this is exactly the Löbian obstacle to self-trust. Parts (a) true Gödel sentence, (b) no self-consistency proof, (c) the obstacle.</w:t>
        </w:r>
      </w:ins>
    </w:p>
    <w:p w:rsidR="00000000" w:rsidDel="00000000" w:rsidP="00000000" w:rsidRDefault="00000000" w:rsidRPr="00000000" w14:paraId="0000004E">
      <w:pPr>
        <w:numPr>
          <w:ilvl w:val="0"/>
          <w:numId w:val="1"/>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Exercise 2: Löb’s theorem</w:t>
        </w:r>
        <w:r w:rsidDel="00000000" w:rsidR="00000000" w:rsidRPr="00000000">
          <w:rPr>
            <w:rFonts w:ascii="Cambria" w:cs="Cambria" w:eastAsia="Cambria" w:hAnsi="Cambria"/>
            <w:sz w:val="24"/>
            <w:szCs w:val="24"/>
            <w:rtl w:val="0"/>
            <w:rPrChange w:author="Daniel Chiang" w:id="1" w:date="2026-07-09T20:25:09Z">
              <w:rPr/>
            </w:rPrChange>
          </w:rPr>
          <w:t xml:space="preserve"> (difficulty 3/5, importance 5/5). The three provability properties (necessitation, distribution, the Löb condition), a full proof of the theorem, and an application: FairBot programs cooperate by Löb’s theorem. Parts (a-b) properties, (c-d) the proof, (e) FairBot.</w:t>
        </w:r>
      </w:ins>
    </w:p>
    <w:p w:rsidR="00000000" w:rsidDel="00000000" w:rsidP="00000000" w:rsidRDefault="00000000" w:rsidRPr="00000000" w14:paraId="0000004F">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i w:val="1"/>
            <w:iCs w:val="1"/>
            <w:sz w:val="24"/>
            <w:szCs w:val="24"/>
            <w:rtl w:val="0"/>
            <w:rPrChange w:author="Daniel Chiang" w:id="1" w:date="2026-07-09T20:25:09Z">
              <w:rPr/>
            </w:rPrChange>
          </w:rPr>
          <w:t xml:space="preserve">Coherence and consequentialism.</w:t>
        </w:r>
        <w:r w:rsidDel="00000000" w:rsidR="00000000" w:rsidRPr="00000000">
          <w:rPr>
            <w:rtl w:val="0"/>
          </w:rPr>
        </w:r>
      </w:ins>
    </w:p>
    <w:p w:rsidR="00000000" w:rsidDel="00000000" w:rsidP="00000000" w:rsidRDefault="00000000" w:rsidRPr="00000000" w14:paraId="00000050">
      <w:pPr>
        <w:numPr>
          <w:ilvl w:val="0"/>
          <w:numId w:val="25"/>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Exercise 3: The complete class theorem</w:t>
        </w:r>
        <w:r w:rsidDel="00000000" w:rsidR="00000000" w:rsidRPr="00000000">
          <w:rPr>
            <w:rFonts w:ascii="Cambria" w:cs="Cambria" w:eastAsia="Cambria" w:hAnsi="Cambria"/>
            <w:sz w:val="24"/>
            <w:szCs w:val="24"/>
            <w:rtl w:val="0"/>
            <w:rPrChange w:author="Daniel Chiang" w:id="1" w:date="2026-07-09T20:25:09Z">
              <w:rPr/>
            </w:rPrChange>
          </w:rPr>
          <w:t xml:space="preserve"> (difficulty 3/5, importance 5/5). The equivalence between non-dominated strategies and Bayesian expected-utility maximization, via a geometric argument over the convex set of attainable reward vectors. Parts (a) admissibility, (b) faces and difference vectors, (c) constructing the rationalizing prior.</w:t>
        </w:r>
      </w:ins>
    </w:p>
    <w:p w:rsidR="00000000" w:rsidDel="00000000" w:rsidP="00000000" w:rsidRDefault="00000000" w:rsidRPr="00000000" w14:paraId="00000051">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i w:val="1"/>
            <w:iCs w:val="1"/>
            <w:sz w:val="24"/>
            <w:szCs w:val="24"/>
            <w:rtl w:val="0"/>
            <w:rPrChange w:author="Daniel Chiang" w:id="1" w:date="2026-07-09T20:25:09Z">
              <w:rPr/>
            </w:rPrChange>
          </w:rPr>
          <w:t xml:space="preserve">Descriptive agent foundations.</w:t>
        </w:r>
        <w:r w:rsidDel="00000000" w:rsidR="00000000" w:rsidRPr="00000000">
          <w:rPr>
            <w:rtl w:val="0"/>
          </w:rPr>
        </w:r>
      </w:ins>
    </w:p>
    <w:p w:rsidR="00000000" w:rsidDel="00000000" w:rsidP="00000000" w:rsidRDefault="00000000" w:rsidRPr="00000000" w14:paraId="00000052">
      <w:pPr>
        <w:numPr>
          <w:ilvl w:val="0"/>
          <w:numId w:val="21"/>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Exercise 4: The do-divergence theorem</w:t>
        </w:r>
        <w:r w:rsidDel="00000000" w:rsidR="00000000" w:rsidRPr="00000000">
          <w:rPr>
            <w:rFonts w:ascii="Cambria" w:cs="Cambria" w:eastAsia="Cambria" w:hAnsi="Cambria"/>
            <w:sz w:val="24"/>
            <w:szCs w:val="24"/>
            <w:rtl w:val="0"/>
            <w:rPrChange w:author="Daniel Chiang" w:id="1" w:date="2026-07-09T20:25:09Z">
              <w:rPr/>
            </w:rPrChange>
          </w:rPr>
          <w:t xml:space="preserve"> (difficulty 2/5, importance 4/5). Formalizes optimization as outcome concentration and proves that how far an agent can steer outcomes (a KL divergence from the unsteered baseline) is bounded by the mutual information between its observations and actions. The single-step backbone of the Touchette-Lloyd picture.</w:t>
        </w:r>
      </w:ins>
    </w:p>
    <w:p w:rsidR="00000000" w:rsidDel="00000000" w:rsidP="00000000" w:rsidRDefault="00000000" w:rsidRPr="00000000" w14:paraId="00000053">
      <w:pPr>
        <w:numPr>
          <w:ilvl w:val="0"/>
          <w:numId w:val="21"/>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Exercise 5: Channel additivity</w:t>
        </w:r>
        <w:r w:rsidDel="00000000" w:rsidR="00000000" w:rsidRPr="00000000">
          <w:rPr>
            <w:rFonts w:ascii="Cambria" w:cs="Cambria" w:eastAsia="Cambria" w:hAnsi="Cambria"/>
            <w:sz w:val="24"/>
            <w:szCs w:val="24"/>
            <w:rtl w:val="0"/>
            <w:rPrChange w:author="Daniel Chiang" w:id="1" w:date="2026-07-09T20:25:09Z">
              <w:rPr/>
            </w:rPrChange>
          </w:rPr>
          <w:t xml:space="preserve"> (difficulty 3/5, importance 3/5). Optimal input distributions over independent channels: mutual information decomposes across channels, independence improves throughput, and an optimal policy need not coordinate across a modular environment (connecting modularity to tractable optimization).</w:t>
        </w:r>
      </w:ins>
    </w:p>
    <w:p w:rsidR="00000000" w:rsidDel="00000000" w:rsidP="00000000" w:rsidRDefault="00000000" w:rsidRPr="00000000" w14:paraId="00000054">
      <w:pPr>
        <w:pStyle w:val="Heading3"/>
        <w:spacing w:after="0" w:before="200" w:line="240" w:lineRule="auto"/>
        <w:rPr>
          <w:ins w:author="Daniel Chiang" w:id="0" w:date="2026-07-09T20:20:15Z"/>
          <w:rFonts w:ascii="Calibri" w:cs="Calibri" w:eastAsia="Calibri" w:hAnsi="Calibri"/>
          <w:b w:val="1"/>
          <w:bCs w:val="1"/>
          <w:color w:val="000000"/>
          <w:sz w:val="24"/>
          <w:szCs w:val="24"/>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color w:val="000000"/>
            <w:sz w:val="24"/>
            <w:szCs w:val="24"/>
            <w:rtl w:val="0"/>
            <w:rPrChange w:author="Daniel Chiang" w:id="1" w:date="2026-07-09T20:25:09Z">
              <w:rPr/>
            </w:rPrChange>
          </w:rPr>
          <w:t xml:space="preserve">Daily checkpoint</w:t>
        </w:r>
      </w:ins>
    </w:p>
    <w:p w:rsidR="00000000" w:rsidDel="00000000" w:rsidP="00000000" w:rsidRDefault="00000000" w:rsidRPr="00000000" w14:paraId="00000055">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i w:val="1"/>
            <w:iCs w:val="1"/>
            <w:sz w:val="24"/>
            <w:szCs w:val="24"/>
            <w:rtl w:val="0"/>
            <w:rPrChange w:author="Daniel Chiang" w:id="1" w:date="2026-07-09T20:25:09Z">
              <w:rPr/>
            </w:rPrChange>
          </w:rPr>
          <w:t xml:space="preserve">Intent: a quick understanding-and-attendance check, easy for someone who followed the day and hard otherwise. Align answers with the learning outcomes.</w:t>
        </w:r>
        <w:r w:rsidDel="00000000" w:rsidR="00000000" w:rsidRPr="00000000">
          <w:rPr>
            <w:rtl w:val="0"/>
          </w:rPr>
        </w:r>
      </w:ins>
    </w:p>
    <w:p w:rsidR="00000000" w:rsidDel="00000000" w:rsidP="00000000" w:rsidRDefault="00000000" w:rsidRPr="00000000" w14:paraId="00000056">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The live form used on the day: </w:t>
        </w:r>
        <w:r w:rsidDel="00000000" w:rsidR="00000000" w:rsidRPr="00000000">
          <w:fldChar w:fldCharType="begin"/>
        </w:r>
        <w:r w:rsidDel="00000000" w:rsidR="00000000" w:rsidRPr="00000000">
          <w:instrText xml:space="preserve">HYPERLINK "https://form.jotform.com/261724721333048"</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https://form.jotform.com/261724721333048</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The questions below are a self-contained version; answers at the end of this section.</w:t>
        </w:r>
      </w:ins>
    </w:p>
    <w:p w:rsidR="00000000" w:rsidDel="00000000" w:rsidP="00000000" w:rsidRDefault="00000000" w:rsidRPr="00000000" w14:paraId="00000057">
      <w:pPr>
        <w:numPr>
          <w:ilvl w:val="0"/>
          <w:numId w:val="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What does it mean for a safety property to be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reflectively stable</w:t>
        </w:r>
        <w:r w:rsidDel="00000000" w:rsidR="00000000" w:rsidRPr="00000000">
          <w:rPr>
            <w:rFonts w:ascii="Cambria" w:cs="Cambria" w:eastAsia="Cambria" w:hAnsi="Cambria"/>
            <w:sz w:val="24"/>
            <w:szCs w:val="24"/>
            <w:rtl w:val="0"/>
            <w:rPrChange w:author="Daniel Chiang" w:id="1" w:date="2026-07-09T20:25:09Z">
              <w:rPr/>
            </w:rPrChange>
          </w:rPr>
          <w:t xml:space="preserve">? (a) It holds on the training distribution. (b) It is invariant under the agent’s self-modification and successor-building. (c) It can be expressed in formal logic. (d) It maximizes expected utility.</w:t>
        </w:r>
      </w:ins>
    </w:p>
    <w:p w:rsidR="00000000" w:rsidDel="00000000" w:rsidP="00000000" w:rsidRDefault="00000000" w:rsidRPr="00000000" w14:paraId="00000058">
      <w:pPr>
        <w:numPr>
          <w:ilvl w:val="0"/>
          <w:numId w:val="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The complete class theorem tells us that a non-dominated agent: (a) has an explicit utility function in its code; (b) can be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described</w:t>
        </w:r>
        <w:r w:rsidDel="00000000" w:rsidR="00000000" w:rsidRPr="00000000">
          <w:rPr>
            <w:rFonts w:ascii="Cambria" w:cs="Cambria" w:eastAsia="Cambria" w:hAnsi="Cambria"/>
            <w:sz w:val="24"/>
            <w:szCs w:val="24"/>
            <w:rtl w:val="0"/>
            <w:rPrChange w:author="Daniel Chiang" w:id="1" w:date="2026-07-09T20:25:09Z">
              <w:rPr/>
            </w:rPrChange>
          </w:rPr>
          <w:t xml:space="preserve"> as maximizing expected utility under some prior; (c) is conscious; (d) must use causal decision theory.</w:t>
        </w:r>
      </w:ins>
    </w:p>
    <w:p w:rsidR="00000000" w:rsidDel="00000000" w:rsidP="00000000" w:rsidRDefault="00000000" w:rsidRPr="00000000" w14:paraId="00000059">
      <w:pPr>
        <w:numPr>
          <w:ilvl w:val="0"/>
          <w:numId w:val="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Why can’t a consistent agent simply trust its own proofs “in the abstract” to license self-modification? (a) Proofs are too slow. (b) Löb’s theorem: provable self-trust collapses into proving everything. (c) It lacks enough memory. (d) Gödel sentences are false.</w:t>
        </w:r>
      </w:ins>
    </w:p>
    <w:p w:rsidR="00000000" w:rsidDel="00000000" w:rsidP="00000000" w:rsidRDefault="00000000" w:rsidRPr="00000000" w14:paraId="0000005A">
      <w:pPr>
        <w:numPr>
          <w:ilvl w:val="0"/>
          <w:numId w:val="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The logical-induction criterion requires that: (a) no trader at all can exploit the market; (b) no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efficiently computable</w:t>
        </w:r>
        <w:r w:rsidDel="00000000" w:rsidR="00000000" w:rsidRPr="00000000">
          <w:rPr>
            <w:rFonts w:ascii="Cambria" w:cs="Cambria" w:eastAsia="Cambria" w:hAnsi="Cambria"/>
            <w:sz w:val="24"/>
            <w:szCs w:val="24"/>
            <w:rtl w:val="0"/>
            <w:rPrChange w:author="Daniel Chiang" w:id="1" w:date="2026-07-09T20:25:09Z">
              <w:rPr/>
            </w:rPrChange>
          </w:rPr>
          <w:t xml:space="preserve"> trader can exploit the market for unbounded profit; (c) prices equal frequencies; (d) the agent is logically omniscient.</w:t>
        </w:r>
      </w:ins>
    </w:p>
    <w:p w:rsidR="00000000" w:rsidDel="00000000" w:rsidP="00000000" w:rsidRDefault="00000000" w:rsidRPr="00000000" w14:paraId="0000005B">
      <w:pPr>
        <w:numPr>
          <w:ilvl w:val="0"/>
          <w:numId w:val="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“Optimization is local entropy reduction” plus Touchette-Lloyd implies: (a) entropy never decreases anywhere; (b) steering beyond a blind baseline is bounded by the agent’s mutual information with what it steers; (c) optimization is impossible; (d) entropy is subjective.</w:t>
        </w:r>
      </w:ins>
    </w:p>
    <w:p w:rsidR="00000000" w:rsidDel="00000000" w:rsidP="00000000" w:rsidRDefault="00000000" w:rsidRPr="00000000" w14:paraId="0000005C">
      <w:pPr>
        <w:numPr>
          <w:ilvl w:val="0"/>
          <w:numId w:val="8"/>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Selection theorems aim to show that: (a) any non-dominated strategy can be described as EU maximization; (b) systems selected to achieve a goal in an environment must contain certain agent-like structure; (c) evolution is optimal; (d) all agents are Bayesian.</w:t>
        </w:r>
      </w:ins>
    </w:p>
    <w:p w:rsidR="00000000" w:rsidDel="00000000" w:rsidP="00000000" w:rsidRDefault="00000000" w:rsidRPr="00000000" w14:paraId="0000005D">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i w:val="1"/>
            <w:iCs w:val="1"/>
            <w:sz w:val="24"/>
            <w:szCs w:val="24"/>
            <w:rtl w:val="0"/>
            <w:rPrChange w:author="Daniel Chiang" w:id="1" w:date="2026-07-09T20:25:09Z">
              <w:rPr/>
            </w:rPrChange>
          </w:rPr>
          <w:t xml:space="preserve">Answers: 1(b), 2(b), 3(b), 4(b), 5(b), 6(b).</w:t>
        </w:r>
        <w:r w:rsidDel="00000000" w:rsidR="00000000" w:rsidRPr="00000000">
          <w:rPr>
            <w:rtl w:val="0"/>
          </w:rPr>
        </w:r>
      </w:ins>
    </w:p>
    <w:p w:rsidR="00000000" w:rsidDel="00000000" w:rsidP="00000000" w:rsidRDefault="00000000" w:rsidRPr="00000000" w14:paraId="0000005E">
      <w:pPr>
        <w:pStyle w:val="Heading2"/>
        <w:spacing w:after="0" w:before="200" w:line="240" w:lineRule="auto"/>
        <w:rPr>
          <w:ins w:author="Daniel Chiang" w:id="0" w:date="2026-07-09T20:20:15Z"/>
          <w:rFonts w:ascii="Calibri" w:cs="Calibri" w:eastAsia="Calibri" w:hAnsi="Calibri"/>
          <w:b w:val="1"/>
          <w:bCs w:val="1"/>
          <w:sz w:val="28"/>
          <w:szCs w:val="28"/>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28"/>
            <w:szCs w:val="28"/>
            <w:rtl w:val="0"/>
            <w:rPrChange w:author="Daniel Chiang" w:id="1" w:date="2026-07-09T20:25:09Z">
              <w:rPr/>
            </w:rPrChange>
          </w:rPr>
          <w:t xml:space="preserve">Learn more</w:t>
        </w:r>
      </w:ins>
    </w:p>
    <w:p w:rsidR="00000000" w:rsidDel="00000000" w:rsidP="00000000" w:rsidRDefault="00000000" w:rsidRPr="00000000" w14:paraId="0000005F">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The readings for each strand are linked under that strand in the Main content above. Beyond them:</w:t>
        </w:r>
      </w:ins>
    </w:p>
    <w:p w:rsidR="00000000" w:rsidDel="00000000" w:rsidP="00000000" w:rsidRDefault="00000000" w:rsidRPr="00000000" w14:paraId="00000060">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Algorithmic thermodynamics (Ebtekar).</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"https://arxiv.org/abs/2308.06927"</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Foundations of algorithmic thermodynamics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"https://www.mdpi.com/1099-4300/26/9/776"</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Modelling the arrows of time with causal multibaker maps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"https://arxiv.org/abs/2408.07818"</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Long-time derivation of the Boltzmann equation from hard-sphere dynamics</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w:t>
        </w:r>
      </w:ins>
    </w:p>
    <w:p w:rsidR="00000000" w:rsidDel="00000000" w:rsidP="00000000" w:rsidRDefault="00000000" w:rsidRPr="00000000" w14:paraId="00000061">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Embedded and universal AI (Wyeth).</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"https://arxiv.org/pdf/2508.16245"</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Limit-computable grains of truth</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"https://arxiv.org/pdf/2505.17882"</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Embeddedness failures in universal artificial intelligence</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"https://arxiv.org/pdf/2512.17086"</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Value under ignorance</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w:t>
        </w:r>
      </w:ins>
    </w:p>
    <w:p w:rsidR="00000000" w:rsidDel="00000000" w:rsidP="00000000" w:rsidRDefault="00000000" w:rsidRPr="00000000" w14:paraId="00000062">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Other directions.</w:t>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"https://www.lesswrong.com/posts/zB4f7QqKhBHa5b37a/introduction-to-the-infra-bayesianism-sequence"</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Introduction to the infra-Bayesianism sequence</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(non-realizable environments); </w:t>
        </w:r>
        <w:r w:rsidDel="00000000" w:rsidR="00000000" w:rsidRPr="00000000">
          <w:fldChar w:fldCharType="begin"/>
        </w:r>
        <w:r w:rsidDel="00000000" w:rsidR="00000000" w:rsidRPr="00000000">
          <w:instrText xml:space="preserve">HYPERLINK "https://www.lesswrong.com/posts/ZwshvqiqCvXPsZEct/the-learning-theoretic-agenda-status-2023"</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The learning-theoretic agenda</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w:t>
        </w:r>
        <w:r w:rsidDel="00000000" w:rsidR="00000000" w:rsidRPr="00000000">
          <w:fldChar w:fldCharType="begin"/>
        </w:r>
        <w:r w:rsidDel="00000000" w:rsidR="00000000" w:rsidRPr="00000000">
          <w:instrText xml:space="preserve">HYPERLINK "https://www.lesswrong.com/posts/d2n74bwham8motxyX/optimization-at-a-distance"</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Optimization at a distance</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the </w:t>
        </w:r>
        <w:r w:rsidDel="00000000" w:rsidR="00000000" w:rsidRPr="00000000">
          <w:fldChar w:fldCharType="begin"/>
        </w:r>
        <w:r w:rsidDel="00000000" w:rsidR="00000000" w:rsidRPr="00000000">
          <w:instrText xml:space="preserve">HYPERLINK "https://www.lesswrong.com/w/hard-problem-of-corrigibility"</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hard problem of corrigibility</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and a </w:t>
        </w:r>
        <w:r w:rsidDel="00000000" w:rsidR="00000000" w:rsidRPr="00000000">
          <w:fldChar w:fldCharType="begin"/>
        </w:r>
        <w:r w:rsidDel="00000000" w:rsidR="00000000" w:rsidRPr="00000000">
          <w:instrText xml:space="preserve">HYPERLINK "https://www.lesswrong.com/posts/oLbpfPkdtcknABvvw/the-corrigibility-basin-of-attraction-is-a-misleading-gloss"</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critique of the corrigibility basin of attraction</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the original </w:t>
        </w:r>
        <w:r w:rsidDel="00000000" w:rsidR="00000000" w:rsidRPr="00000000">
          <w:fldChar w:fldCharType="begin"/>
        </w:r>
        <w:r w:rsidDel="00000000" w:rsidR="00000000" w:rsidRPr="00000000">
          <w:instrText xml:space="preserve">HYPERLINK "https://intelligence.org/files/TilingAgentsDraft.pdf"</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tiling agents draft</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and background notes on </w:t>
        </w:r>
        <w:r w:rsidDel="00000000" w:rsidR="00000000" w:rsidRPr="00000000">
          <w:fldChar w:fldCharType="begin"/>
        </w:r>
        <w:r w:rsidDel="00000000" w:rsidR="00000000" w:rsidRPr="00000000">
          <w:instrText xml:space="preserve">HYPERLINK "https://www2.stat.duke.edu/~pdh10/Teaching/581/LectureNotes/admiss.pdf"</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admissibility and the complete class theorem</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 and the </w:t>
        </w:r>
        <w:r w:rsidDel="00000000" w:rsidR="00000000" w:rsidRPr="00000000">
          <w:fldChar w:fldCharType="begin"/>
        </w:r>
        <w:r w:rsidDel="00000000" w:rsidR="00000000" w:rsidRPr="00000000">
          <w:instrText xml:space="preserve">HYPERLINK "https://www.stat.berkeley.edu/~census/dutchdef.pdf"</w:instrText>
        </w:r>
        <w:r w:rsidDel="00000000" w:rsidR="00000000" w:rsidRPr="00000000">
          <w:fldChar w:fldCharType="separate"/>
        </w:r>
        <w:r w:rsidDel="00000000" w:rsidR="00000000" w:rsidRPr="00000000">
          <w:rPr>
            <w:rtl w:val="0"/>
            <w:rPrChange w:author="Daniel Chiang" w:id="1" w:date="2026-07-09T20:25:09Z">
              <w:rPr>
                <w:rFonts w:ascii="Cambria" w:cs="Cambria" w:eastAsia="Cambria" w:hAnsi="Cambria"/>
                <w:color w:val="4f81bd"/>
                <w:sz w:val="24"/>
                <w:szCs w:val="24"/>
              </w:rPr>
            </w:rPrChange>
          </w:rPr>
          <w:t xml:space="preserve">Dutch book argument</w: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t xml:space="preserve">.</w:t>
        </w:r>
      </w:ins>
    </w:p>
    <w:p w:rsidR="00000000" w:rsidDel="00000000" w:rsidP="00000000" w:rsidRDefault="00000000" w:rsidRPr="00000000" w14:paraId="00000063">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Research frontier.</w:t>
        </w:r>
        <w:r w:rsidDel="00000000" w:rsidR="00000000" w:rsidRPr="00000000">
          <w:rPr>
            <w:rFonts w:ascii="Cambria" w:cs="Cambria" w:eastAsia="Cambria" w:hAnsi="Cambria"/>
            <w:sz w:val="24"/>
            <w:szCs w:val="24"/>
            <w:rtl w:val="0"/>
            <w:rPrChange w:author="Daniel Chiang" w:id="1" w:date="2026-07-09T20:25:09Z">
              <w:rPr/>
            </w:rPrChange>
          </w:rPr>
          <w:t xml:space="preserve"> The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agent structure problem</w:t>
        </w:r>
        <w:r w:rsidDel="00000000" w:rsidR="00000000" w:rsidRPr="00000000">
          <w:rPr>
            <w:rFonts w:ascii="Cambria" w:cs="Cambria" w:eastAsia="Cambria" w:hAnsi="Cambria"/>
            <w:sz w:val="24"/>
            <w:szCs w:val="24"/>
            <w:rtl w:val="0"/>
            <w:rPrChange w:author="Daniel Chiang" w:id="1" w:date="2026-07-09T20:25:09Z">
              <w:rPr/>
            </w:rPrChange>
          </w:rPr>
          <w:t xml:space="preserve"> (whether strong optimization provably entails an internal world model), embedded variants of AIXI, and resource-theoretic accounts of instrumental convergence.</w:t>
        </w:r>
      </w:ins>
    </w:p>
    <w:p w:rsidR="00000000" w:rsidDel="00000000" w:rsidP="00000000" w:rsidRDefault="00000000" w:rsidRPr="00000000" w14:paraId="00000064">
      <w:pPr>
        <w:pStyle w:val="Heading1"/>
        <w:spacing w:after="0" w:before="480" w:line="240" w:lineRule="auto"/>
        <w:rPr>
          <w:ins w:author="Daniel Chiang" w:id="0" w:date="2026-07-09T20:20:15Z"/>
          <w:rFonts w:ascii="Calibri" w:cs="Calibri" w:eastAsia="Calibri" w:hAnsi="Calibri"/>
          <w:b w:val="1"/>
          <w:bCs w:val="1"/>
          <w:sz w:val="32"/>
          <w:szCs w:val="32"/>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32"/>
            <w:szCs w:val="32"/>
            <w:rtl w:val="0"/>
            <w:rPrChange w:author="Daniel Chiang" w:id="1" w:date="2026-07-09T20:25:09Z">
              <w:rPr/>
            </w:rPrChange>
          </w:rPr>
          <w:t xml:space="preserve">Teaching guide</w:t>
        </w:r>
      </w:ins>
    </w:p>
    <w:p w:rsidR="00000000" w:rsidDel="00000000" w:rsidP="00000000" w:rsidRDefault="00000000" w:rsidRPr="00000000" w14:paraId="00000065">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The day mixes a single framing lecture with self-directed reading, structured discussion, and exercises. Students should already have read their one chosen pre-reading track.</w:t>
        </w:r>
      </w:ins>
    </w:p>
    <w:p w:rsidR="00000000" w:rsidDel="00000000" w:rsidP="00000000" w:rsidRDefault="00000000" w:rsidRPr="00000000" w14:paraId="00000066">
      <w:pPr>
        <w:pStyle w:val="Heading2"/>
        <w:spacing w:after="0" w:before="200" w:line="240" w:lineRule="auto"/>
        <w:rPr>
          <w:ins w:author="Daniel Chiang" w:id="0" w:date="2026-07-09T20:20:15Z"/>
          <w:rFonts w:ascii="Calibri" w:cs="Calibri" w:eastAsia="Calibri" w:hAnsi="Calibri"/>
          <w:b w:val="1"/>
          <w:bCs w:val="1"/>
          <w:sz w:val="28"/>
          <w:szCs w:val="28"/>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28"/>
            <w:szCs w:val="28"/>
            <w:rtl w:val="0"/>
            <w:rPrChange w:author="Daniel Chiang" w:id="1" w:date="2026-07-09T20:25:09Z">
              <w:rPr/>
            </w:rPrChange>
          </w:rPr>
          <w:t xml:space="preserve">Time schedule</w:t>
        </w:r>
      </w:ins>
    </w:p>
    <w:p w:rsidR="00000000" w:rsidDel="00000000" w:rsidP="00000000" w:rsidRDefault="00000000" w:rsidRPr="00000000" w14:paraId="00000067">
      <w:pPr>
        <w:numPr>
          <w:ilvl w:val="0"/>
          <w:numId w:val="12"/>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10:00–11:30 Morning lecture (the unifying spine; preview each strand).</w:t>
        </w:r>
      </w:ins>
    </w:p>
    <w:p w:rsidR="00000000" w:rsidDel="00000000" w:rsidP="00000000" w:rsidRDefault="00000000" w:rsidRPr="00000000" w14:paraId="00000068">
      <w:pPr>
        <w:numPr>
          <w:ilvl w:val="0"/>
          <w:numId w:val="12"/>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11:30–13:30 Fundamental reading (90 min; the four shared readings).</w:t>
        </w:r>
      </w:ins>
    </w:p>
    <w:p w:rsidR="00000000" w:rsidDel="00000000" w:rsidP="00000000" w:rsidRDefault="00000000" w:rsidRPr="00000000" w14:paraId="00000069">
      <w:pPr>
        <w:numPr>
          <w:ilvl w:val="0"/>
          <w:numId w:val="12"/>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13:30–14:30 Lunch.</w:t>
        </w:r>
      </w:ins>
    </w:p>
    <w:p w:rsidR="00000000" w:rsidDel="00000000" w:rsidP="00000000" w:rsidRDefault="00000000" w:rsidRPr="00000000" w14:paraId="0000006A">
      <w:pPr>
        <w:numPr>
          <w:ilvl w:val="0"/>
          <w:numId w:val="12"/>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14:30–15:30 Cross-pollination discussion (120 min; mixed-track small groups).</w:t>
        </w:r>
      </w:ins>
    </w:p>
    <w:p w:rsidR="00000000" w:rsidDel="00000000" w:rsidP="00000000" w:rsidRDefault="00000000" w:rsidRPr="00000000" w14:paraId="0000006B">
      <w:pPr>
        <w:numPr>
          <w:ilvl w:val="0"/>
          <w:numId w:val="12"/>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15:30–15:45 Break.</w:t>
        </w:r>
      </w:ins>
    </w:p>
    <w:p w:rsidR="00000000" w:rsidDel="00000000" w:rsidP="00000000" w:rsidRDefault="00000000" w:rsidRPr="00000000" w14:paraId="0000006C">
      <w:pPr>
        <w:numPr>
          <w:ilvl w:val="0"/>
          <w:numId w:val="12"/>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15:45–17:45 Exercise session (120 min).</w:t>
        </w:r>
      </w:ins>
    </w:p>
    <w:p w:rsidR="00000000" w:rsidDel="00000000" w:rsidP="00000000" w:rsidRDefault="00000000" w:rsidRPr="00000000" w14:paraId="0000006D">
      <w:pPr>
        <w:numPr>
          <w:ilvl w:val="0"/>
          <w:numId w:val="12"/>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17:45–18:00 Daily checkpoint and feedback form.</w:t>
        </w:r>
      </w:ins>
    </w:p>
    <w:p w:rsidR="00000000" w:rsidDel="00000000" w:rsidP="00000000" w:rsidRDefault="00000000" w:rsidRPr="00000000" w14:paraId="0000006E">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(Reading plus discussion totals 3.5 hours; lecture 1 hour; exercises 2 hours. Adjust the reading/discussion split toward discussion if the room is engaged.)</w:t>
        </w:r>
      </w:ins>
    </w:p>
    <w:p w:rsidR="00000000" w:rsidDel="00000000" w:rsidP="00000000" w:rsidRDefault="00000000" w:rsidRPr="00000000" w14:paraId="0000006F">
      <w:pPr>
        <w:pStyle w:val="Heading2"/>
        <w:spacing w:after="0" w:before="200" w:line="240" w:lineRule="auto"/>
        <w:rPr>
          <w:ins w:author="Daniel Chiang" w:id="0" w:date="2026-07-09T20:20:15Z"/>
          <w:rFonts w:ascii="Calibri" w:cs="Calibri" w:eastAsia="Calibri" w:hAnsi="Calibri"/>
          <w:b w:val="1"/>
          <w:bCs w:val="1"/>
          <w:sz w:val="28"/>
          <w:szCs w:val="28"/>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28"/>
            <w:szCs w:val="28"/>
            <w:rtl w:val="0"/>
            <w:rPrChange w:author="Daniel Chiang" w:id="1" w:date="2026-07-09T20:25:09Z">
              <w:rPr/>
            </w:rPrChange>
          </w:rPr>
          <w:t xml:space="preserve">Required materials</w:t>
        </w:r>
      </w:ins>
    </w:p>
    <w:p w:rsidR="00000000" w:rsidDel="00000000" w:rsidP="00000000" w:rsidRDefault="00000000" w:rsidRPr="00000000" w14:paraId="00000070">
      <w:pPr>
        <w:numPr>
          <w:ilvl w:val="0"/>
          <w:numId w:val="23"/>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Projector and laptop for the slides.</w:t>
        </w:r>
      </w:ins>
    </w:p>
    <w:p w:rsidR="00000000" w:rsidDel="00000000" w:rsidP="00000000" w:rsidRDefault="00000000" w:rsidRPr="00000000" w14:paraId="00000071">
      <w:pPr>
        <w:numPr>
          <w:ilvl w:val="0"/>
          <w:numId w:val="23"/>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Printed (or linked) fundamental readings and the five pre-reading track sheets.</w:t>
        </w:r>
      </w:ins>
    </w:p>
    <w:p w:rsidR="00000000" w:rsidDel="00000000" w:rsidP="00000000" w:rsidRDefault="00000000" w:rsidRPr="00000000" w14:paraId="00000072">
      <w:pPr>
        <w:numPr>
          <w:ilvl w:val="0"/>
          <w:numId w:val="23"/>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Printed exercise sheets and the solutions set (for the teacher, and to hand out after).</w:t>
        </w:r>
      </w:ins>
    </w:p>
    <w:p w:rsidR="00000000" w:rsidDel="00000000" w:rsidP="00000000" w:rsidRDefault="00000000" w:rsidRPr="00000000" w14:paraId="00000073">
      <w:pPr>
        <w:numPr>
          <w:ilvl w:val="0"/>
          <w:numId w:val="23"/>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Whiteboard for the discussion block.</w:t>
        </w:r>
      </w:ins>
    </w:p>
    <w:p w:rsidR="00000000" w:rsidDel="00000000" w:rsidP="00000000" w:rsidRDefault="00000000" w:rsidRPr="00000000" w14:paraId="00000074">
      <w:pPr>
        <w:numPr>
          <w:ilvl w:val="0"/>
          <w:numId w:val="23"/>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One or more instructors/TAs to float between the cross-pollination discussion groups and seed stuck groups.</w:t>
        </w:r>
      </w:ins>
    </w:p>
    <w:p w:rsidR="00000000" w:rsidDel="00000000" w:rsidP="00000000" w:rsidRDefault="00000000" w:rsidRPr="00000000" w14:paraId="00000075">
      <w:pPr>
        <w:numPr>
          <w:ilvl w:val="0"/>
          <w:numId w:val="23"/>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The four prerequisite refresher notes, shared with students a few days ahead.</w:t>
        </w:r>
      </w:ins>
    </w:p>
    <w:p w:rsidR="00000000" w:rsidDel="00000000" w:rsidP="00000000" w:rsidRDefault="00000000" w:rsidRPr="00000000" w14:paraId="00000076">
      <w:pPr>
        <w:pStyle w:val="Heading2"/>
        <w:spacing w:after="0" w:before="200" w:line="240" w:lineRule="auto"/>
        <w:rPr>
          <w:ins w:author="Daniel Chiang" w:id="0" w:date="2026-07-09T20:20:15Z"/>
          <w:rFonts w:ascii="Calibri" w:cs="Calibri" w:eastAsia="Calibri" w:hAnsi="Calibri"/>
          <w:b w:val="1"/>
          <w:bCs w:val="1"/>
          <w:sz w:val="28"/>
          <w:szCs w:val="28"/>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28"/>
            <w:szCs w:val="28"/>
            <w:rtl w:val="0"/>
            <w:rPrChange w:author="Daniel Chiang" w:id="1" w:date="2026-07-09T20:25:09Z">
              <w:rPr/>
            </w:rPrChange>
          </w:rPr>
          <w:t xml:space="preserve">Morning lecture</w:t>
        </w:r>
      </w:ins>
    </w:p>
    <w:p w:rsidR="00000000" w:rsidDel="00000000" w:rsidP="00000000" w:rsidRDefault="00000000" w:rsidRPr="00000000" w14:paraId="00000077">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Walk the slides. Protect the spine over the strand previews: open with “first critical try” and reflective stability, establish the dualistic-vs-embedded contrast (the Alexei/Emmy framing), then preview the five strands as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facets of embedded agency</w:t>
        </w:r>
        <w:r w:rsidDel="00000000" w:rsidR="00000000" w:rsidRPr="00000000">
          <w:rPr>
            <w:rFonts w:ascii="Cambria" w:cs="Cambria" w:eastAsia="Cambria" w:hAnsi="Cambria"/>
            <w:sz w:val="24"/>
            <w:szCs w:val="24"/>
            <w:rtl w:val="0"/>
            <w:rPrChange w:author="Daniel Chiang" w:id="1" w:date="2026-07-09T20:25:09Z">
              <w:rPr/>
            </w:rPrChange>
          </w:rPr>
          <w:t xml:space="preserve"> rather than as a list. </w:t>
        </w:r>
        <w:r w:rsidDel="00000000" w:rsidR="00000000" w:rsidRPr="00000000">
          <w:rPr>
            <w:rFonts w:ascii="Cambria" w:cs="Cambria" w:eastAsia="Cambria" w:hAnsi="Cambria"/>
            <w:b w:val="1"/>
            <w:bCs w:val="1"/>
            <w:sz w:val="24"/>
            <w:szCs w:val="24"/>
            <w:rtl w:val="0"/>
            <w:rPrChange w:author="Daniel Chiang" w:id="1" w:date="2026-07-09T20:25:09Z">
              <w:rPr/>
            </w:rPrChange>
          </w:rPr>
          <w:t xml:space="preserve">TN:</w:t>
        </w:r>
        <w:r w:rsidDel="00000000" w:rsidR="00000000" w:rsidRPr="00000000">
          <w:rPr>
            <w:rFonts w:ascii="Cambria" w:cs="Cambria" w:eastAsia="Cambria" w:hAnsi="Cambria"/>
            <w:sz w:val="24"/>
            <w:szCs w:val="24"/>
            <w:rtl w:val="0"/>
            <w:rPrChange w:author="Daniel Chiang" w:id="1" w:date="2026-07-09T20:25:09Z">
              <w:rPr/>
            </w:rPrChange>
          </w:rPr>
          <w:t xml:space="preserve"> the previews only need to plant the question each strand answers; depth comes from the students’ own pre-reading and the discussion, so do not over-explain any one strand here. Leave 10 minutes for questions.</w:t>
        </w:r>
      </w:ins>
    </w:p>
    <w:p w:rsidR="00000000" w:rsidDel="00000000" w:rsidP="00000000" w:rsidRDefault="00000000" w:rsidRPr="00000000" w14:paraId="00000078">
      <w:pPr>
        <w:pStyle w:val="Heading2"/>
        <w:spacing w:after="0" w:before="200" w:line="240" w:lineRule="auto"/>
        <w:rPr>
          <w:ins w:author="Daniel Chiang" w:id="0" w:date="2026-07-09T20:20:15Z"/>
          <w:rFonts w:ascii="Calibri" w:cs="Calibri" w:eastAsia="Calibri" w:hAnsi="Calibri"/>
          <w:b w:val="1"/>
          <w:bCs w:val="1"/>
          <w:sz w:val="28"/>
          <w:szCs w:val="28"/>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28"/>
            <w:szCs w:val="28"/>
            <w:rtl w:val="0"/>
            <w:rPrChange w:author="Daniel Chiang" w:id="1" w:date="2026-07-09T20:25:09Z">
              <w:rPr/>
            </w:rPrChange>
          </w:rPr>
          <w:t xml:space="preserve">Fundamental reading</w:t>
        </w:r>
      </w:ins>
    </w:p>
    <w:p w:rsidR="00000000" w:rsidDel="00000000" w:rsidP="00000000" w:rsidRDefault="00000000" w:rsidRPr="00000000" w14:paraId="00000079">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Students read the four shared readings (skimming beforehand is encouraged). </w:t>
        </w:r>
        <w:r w:rsidDel="00000000" w:rsidR="00000000" w:rsidRPr="00000000">
          <w:rPr>
            <w:rFonts w:ascii="Cambria" w:cs="Cambria" w:eastAsia="Cambria" w:hAnsi="Cambria"/>
            <w:b w:val="1"/>
            <w:bCs w:val="1"/>
            <w:sz w:val="24"/>
            <w:szCs w:val="24"/>
            <w:rtl w:val="0"/>
            <w:rPrChange w:author="Daniel Chiang" w:id="1" w:date="2026-07-09T20:25:09Z">
              <w:rPr/>
            </w:rPrChange>
          </w:rPr>
          <w:t xml:space="preserve">TN:</w:t>
        </w:r>
        <w:r w:rsidDel="00000000" w:rsidR="00000000" w:rsidRPr="00000000">
          <w:rPr>
            <w:rFonts w:ascii="Cambria" w:cs="Cambria" w:eastAsia="Cambria" w:hAnsi="Cambria"/>
            <w:sz w:val="24"/>
            <w:szCs w:val="24"/>
            <w:rtl w:val="0"/>
            <w:rPrChange w:author="Daniel Chiang" w:id="1" w:date="2026-07-09T20:25:09Z">
              <w:rPr/>
            </w:rPrChange>
          </w:rPr>
          <w:t xml:space="preserve"> tell students to read for </w:t>
        </w:r>
        <w:r w:rsidDel="00000000" w:rsidR="00000000" w:rsidRPr="00000000">
          <w:rPr>
            <w:rFonts w:ascii="Cambria" w:cs="Cambria" w:eastAsia="Cambria" w:hAnsi="Cambria"/>
            <w:i w:val="1"/>
            <w:iCs w:val="1"/>
            <w:sz w:val="24"/>
            <w:szCs w:val="24"/>
            <w:rtl w:val="0"/>
            <w:rPrChange w:author="Daniel Chiang" w:id="1" w:date="2026-07-09T20:25:09Z">
              <w:rPr/>
            </w:rPrChange>
          </w:rPr>
          <w:t xml:space="preserve">connections to their own track</w:t>
        </w:r>
        <w:r w:rsidDel="00000000" w:rsidR="00000000" w:rsidRPr="00000000">
          <w:rPr>
            <w:rFonts w:ascii="Cambria" w:cs="Cambria" w:eastAsia="Cambria" w:hAnsi="Cambria"/>
            <w:sz w:val="24"/>
            <w:szCs w:val="24"/>
            <w:rtl w:val="0"/>
            <w:rPrChange w:author="Daniel Chiang" w:id="1" w:date="2026-07-09T20:25:09Z">
              <w:rPr/>
            </w:rPrChange>
          </w:rPr>
          <w:t xml:space="preserve">, not for full coverage; the connections are the raw material for the discussion. Embedded agency is the anchor; the other three each sharpen one thread (why this approach, reflective stability, general-purpose search).</w:t>
        </w:r>
      </w:ins>
    </w:p>
    <w:p w:rsidR="00000000" w:rsidDel="00000000" w:rsidP="00000000" w:rsidRDefault="00000000" w:rsidRPr="00000000" w14:paraId="0000007A">
      <w:pPr>
        <w:pStyle w:val="Heading2"/>
        <w:spacing w:after="0" w:before="200" w:line="240" w:lineRule="auto"/>
        <w:rPr>
          <w:ins w:author="Daniel Chiang" w:id="0" w:date="2026-07-09T20:20:15Z"/>
          <w:rFonts w:ascii="Calibri" w:cs="Calibri" w:eastAsia="Calibri" w:hAnsi="Calibri"/>
          <w:b w:val="1"/>
          <w:bCs w:val="1"/>
          <w:sz w:val="28"/>
          <w:szCs w:val="28"/>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28"/>
            <w:szCs w:val="28"/>
            <w:rtl w:val="0"/>
            <w:rPrChange w:author="Daniel Chiang" w:id="1" w:date="2026-07-09T20:25:09Z">
              <w:rPr/>
            </w:rPrChange>
          </w:rPr>
          <w:t xml:space="preserve">Cross-pollination discussion</w:t>
        </w:r>
      </w:ins>
    </w:p>
    <w:p w:rsidR="00000000" w:rsidDel="00000000" w:rsidP="00000000" w:rsidRDefault="00000000" w:rsidRPr="00000000" w14:paraId="0000007B">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Form groups of 4-6 that deliberately mix pre-reading tracks (ideally one student per track per group). </w:t>
        </w:r>
        <w:r w:rsidDel="00000000" w:rsidR="00000000" w:rsidRPr="00000000">
          <w:rPr>
            <w:rFonts w:ascii="Cambria" w:cs="Cambria" w:eastAsia="Cambria" w:hAnsi="Cambria"/>
            <w:b w:val="1"/>
            <w:bCs w:val="1"/>
            <w:sz w:val="24"/>
            <w:szCs w:val="24"/>
            <w:rtl w:val="0"/>
            <w:rPrChange w:author="Daniel Chiang" w:id="1" w:date="2026-07-09T20:25:09Z">
              <w:rPr/>
            </w:rPrChange>
          </w:rPr>
          <w:t xml:space="preserve">TN:</w:t>
        </w:r>
        <w:r w:rsidDel="00000000" w:rsidR="00000000" w:rsidRPr="00000000">
          <w:rPr>
            <w:rFonts w:ascii="Cambria" w:cs="Cambria" w:eastAsia="Cambria" w:hAnsi="Cambria"/>
            <w:sz w:val="24"/>
            <w:szCs w:val="24"/>
            <w:rtl w:val="0"/>
            <w:rPrChange w:author="Daniel Chiang" w:id="1" w:date="2026-07-09T20:25:09Z">
              <w:rPr/>
            </w:rPrChange>
          </w:rPr>
          <w:t xml:space="preserve"> the failure mode is a student who read a topic answering for everyone. Run it as: each member first explains their own track’s core idea to the group in two minutes, then the group works a cross-pollination prompt together. Let each group pick the prompts that span the tracks present; float between groups and seed a stuck group with one concrete sub-question (for example, “does a logical inductor’s self-trust give a tiling agent what it needs?”). Close with each group sharing one connection they found.</w:t>
        </w:r>
      </w:ins>
    </w:p>
    <w:p w:rsidR="00000000" w:rsidDel="00000000" w:rsidP="00000000" w:rsidRDefault="00000000" w:rsidRPr="00000000" w14:paraId="0000007C">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Suggested prompts (groups can go beyond them):</w:t>
        </w:r>
      </w:ins>
    </w:p>
    <w:p w:rsidR="00000000" w:rsidDel="00000000" w:rsidP="00000000" w:rsidRDefault="00000000" w:rsidRPr="00000000" w14:paraId="0000007D">
      <w:pPr>
        <w:numPr>
          <w:ilvl w:val="0"/>
          <w:numId w:val="26"/>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Logical induction × Löb’s theorem and tiling agents.</w:t>
        </w:r>
        <w:r w:rsidDel="00000000" w:rsidR="00000000" w:rsidRPr="00000000">
          <w:rPr>
            <w:rFonts w:ascii="Cambria" w:cs="Cambria" w:eastAsia="Cambria" w:hAnsi="Cambria"/>
            <w:sz w:val="24"/>
            <w:szCs w:val="24"/>
            <w:rtl w:val="0"/>
            <w:rPrChange w:author="Daniel Chiang" w:id="1" w:date="2026-07-09T20:25:09Z">
              <w:rPr/>
            </w:rPrChange>
          </w:rPr>
          <w:t xml:space="preserve"> A logical inductor’s self-trust (current credence is a weighted average of expected future credences) versus the tiling agent’s need to trust a successor without inspecting its actions. How do the two notions of self-trust relate?</w:t>
        </w:r>
      </w:ins>
    </w:p>
    <w:p w:rsidR="00000000" w:rsidDel="00000000" w:rsidP="00000000" w:rsidRDefault="00000000" w:rsidRPr="00000000" w14:paraId="0000007E">
      <w:pPr>
        <w:numPr>
          <w:ilvl w:val="0"/>
          <w:numId w:val="26"/>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Consequentialist foundations × optimization and thermodynamics.</w:t>
        </w:r>
        <w:r w:rsidDel="00000000" w:rsidR="00000000" w:rsidRPr="00000000">
          <w:rPr>
            <w:rFonts w:ascii="Cambria" w:cs="Cambria" w:eastAsia="Cambria" w:hAnsi="Cambria"/>
            <w:sz w:val="24"/>
            <w:szCs w:val="24"/>
            <w:rtl w:val="0"/>
            <w:rPrChange w:author="Daniel Chiang" w:id="1" w:date="2026-07-09T20:25:09Z">
              <w:rPr/>
            </w:rPrChange>
          </w:rPr>
          <w:t xml:space="preserve"> Coherence describes goal pursuit as expected-utility maximization; the thermodynamic picture describes it as moving uncertainty around to produce low-entropy outcomes. How do these two pictures of goal-directed behaviour relate? Can thermodynamics offer a “measuring stick of utility”?</w:t>
        </w:r>
      </w:ins>
    </w:p>
    <w:p w:rsidR="00000000" w:rsidDel="00000000" w:rsidP="00000000" w:rsidRDefault="00000000" w:rsidRPr="00000000" w14:paraId="0000007F">
      <w:pPr>
        <w:numPr>
          <w:ilvl w:val="0"/>
          <w:numId w:val="26"/>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Logical induction × consequentialist foundations.</w:t>
        </w:r>
        <w:r w:rsidDel="00000000" w:rsidR="00000000" w:rsidRPr="00000000">
          <w:rPr>
            <w:rFonts w:ascii="Cambria" w:cs="Cambria" w:eastAsia="Cambria" w:hAnsi="Cambria"/>
            <w:sz w:val="24"/>
            <w:szCs w:val="24"/>
            <w:rtl w:val="0"/>
            <w:rPrChange w:author="Daniel Chiang" w:id="1" w:date="2026-07-09T20:25:09Z">
              <w:rPr/>
            </w:rPrChange>
          </w:rPr>
          <w:t xml:space="preserve"> The Dutch-book argument behind coherence presupposes logical omniscience (computing expected utilities needs the logical consequences of one’s beliefs). How does logical uncertainty interact with the foundations of coherence?</w:t>
        </w:r>
      </w:ins>
    </w:p>
    <w:p w:rsidR="00000000" w:rsidDel="00000000" w:rsidP="00000000" w:rsidRDefault="00000000" w:rsidRPr="00000000" w14:paraId="00000080">
      <w:pPr>
        <w:numPr>
          <w:ilvl w:val="0"/>
          <w:numId w:val="26"/>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Optimization and thermodynamics × descriptive agent foundations.</w:t>
        </w:r>
        <w:r w:rsidDel="00000000" w:rsidR="00000000" w:rsidRPr="00000000">
          <w:rPr>
            <w:rFonts w:ascii="Cambria" w:cs="Cambria" w:eastAsia="Cambria" w:hAnsi="Cambria"/>
            <w:sz w:val="24"/>
            <w:szCs w:val="24"/>
            <w:rtl w:val="0"/>
            <w:rPrChange w:author="Daniel Chiang" w:id="1" w:date="2026-07-09T20:25:09Z">
              <w:rPr/>
            </w:rPrChange>
          </w:rPr>
          <w:t xml:space="preserve"> Thermodynamics constrains what optimization is physically possible; selection theorems ask what agent type-signatures get selected for. What constraints might thermodynamics impose on the selection environment?</w:t>
        </w:r>
      </w:ins>
    </w:p>
    <w:p w:rsidR="00000000" w:rsidDel="00000000" w:rsidP="00000000" w:rsidRDefault="00000000" w:rsidRPr="00000000" w14:paraId="00000081">
      <w:pPr>
        <w:numPr>
          <w:ilvl w:val="0"/>
          <w:numId w:val="26"/>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Consequentialist foundations × descriptive agent foundations.</w:t>
        </w:r>
        <w:r w:rsidDel="00000000" w:rsidR="00000000" w:rsidRPr="00000000">
          <w:rPr>
            <w:rFonts w:ascii="Cambria" w:cs="Cambria" w:eastAsia="Cambria" w:hAnsi="Cambria"/>
            <w:sz w:val="24"/>
            <w:szCs w:val="24"/>
            <w:rtl w:val="0"/>
            <w:rPrChange w:author="Daniel Chiang" w:id="1" w:date="2026-07-09T20:25:09Z">
              <w:rPr/>
            </w:rPrChange>
          </w:rPr>
          <w:t xml:space="preserve"> The complete class theorem is representational (“can be described as a maximizer”); descriptive foundations is mechanistic (“what agents actually are, and what makes them arise”). How do the representational and mechanistic views relate?</w:t>
        </w:r>
      </w:ins>
    </w:p>
    <w:p w:rsidR="00000000" w:rsidDel="00000000" w:rsidP="00000000" w:rsidRDefault="00000000" w:rsidRPr="00000000" w14:paraId="00000082">
      <w:pPr>
        <w:numPr>
          <w:ilvl w:val="0"/>
          <w:numId w:val="26"/>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b w:val="1"/>
            <w:bCs w:val="1"/>
            <w:sz w:val="24"/>
            <w:szCs w:val="24"/>
            <w:rtl w:val="0"/>
            <w:rPrChange w:author="Daniel Chiang" w:id="1" w:date="2026-07-09T20:25:09Z">
              <w:rPr/>
            </w:rPrChange>
          </w:rPr>
          <w:t xml:space="preserve">Consequentialist foundations × logical induction.</w:t>
        </w:r>
        <w:r w:rsidDel="00000000" w:rsidR="00000000" w:rsidRPr="00000000">
          <w:rPr>
            <w:rFonts w:ascii="Cambria" w:cs="Cambria" w:eastAsia="Cambria" w:hAnsi="Cambria"/>
            <w:sz w:val="24"/>
            <w:szCs w:val="24"/>
            <w:rtl w:val="0"/>
            <w:rPrChange w:author="Daniel Chiang" w:id="1" w:date="2026-07-09T20:25:09Z">
              <w:rPr/>
            </w:rPrChange>
          </w:rPr>
          <w:t xml:space="preserve"> Coherence assumes the agent can price any bet correctly; the logical-induction criterion is the “no efficient Dutch book” analogue. How does logical uncertainty reshape coherence arguments?</w:t>
        </w:r>
      </w:ins>
    </w:p>
    <w:p w:rsidR="00000000" w:rsidDel="00000000" w:rsidP="00000000" w:rsidRDefault="00000000" w:rsidRPr="00000000" w14:paraId="00000083">
      <w:pPr>
        <w:pStyle w:val="Heading2"/>
        <w:spacing w:after="0" w:before="200" w:line="240" w:lineRule="auto"/>
        <w:rPr>
          <w:ins w:author="Daniel Chiang" w:id="0" w:date="2026-07-09T20:20:15Z"/>
          <w:rFonts w:ascii="Calibri" w:cs="Calibri" w:eastAsia="Calibri" w:hAnsi="Calibri"/>
          <w:b w:val="1"/>
          <w:bCs w:val="1"/>
          <w:sz w:val="28"/>
          <w:szCs w:val="28"/>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28"/>
            <w:szCs w:val="28"/>
            <w:rtl w:val="0"/>
            <w:rPrChange w:author="Daniel Chiang" w:id="1" w:date="2026-07-09T20:25:09Z">
              <w:rPr/>
            </w:rPrChange>
          </w:rPr>
          <w:t xml:space="preserve">Exercise session</w:t>
        </w:r>
      </w:ins>
    </w:p>
    <w:p w:rsidR="00000000" w:rsidDel="00000000" w:rsidP="00000000" w:rsidRDefault="00000000" w:rsidRPr="00000000" w14:paraId="00000084">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Hand out the exercise sheet. </w:t>
        </w:r>
        <w:r w:rsidDel="00000000" w:rsidR="00000000" w:rsidRPr="00000000">
          <w:rPr>
            <w:rFonts w:ascii="Cambria" w:cs="Cambria" w:eastAsia="Cambria" w:hAnsi="Cambria"/>
            <w:b w:val="1"/>
            <w:bCs w:val="1"/>
            <w:sz w:val="24"/>
            <w:szCs w:val="24"/>
            <w:rtl w:val="0"/>
            <w:rPrChange w:author="Daniel Chiang" w:id="1" w:date="2026-07-09T20:25:09Z">
              <w:rPr/>
            </w:rPrChange>
          </w:rPr>
          <w:t xml:space="preserve">TN:</w:t>
        </w:r>
        <w:r w:rsidDel="00000000" w:rsidR="00000000" w:rsidRPr="00000000">
          <w:rPr>
            <w:rFonts w:ascii="Cambria" w:cs="Cambria" w:eastAsia="Cambria" w:hAnsi="Cambria"/>
            <w:sz w:val="24"/>
            <w:szCs w:val="24"/>
            <w:rtl w:val="0"/>
            <w:rPrChange w:author="Daniel Chiang" w:id="1" w:date="2026-07-09T20:25:09Z">
              <w:rPr/>
            </w:rPrChange>
          </w:rPr>
          <w:t xml:space="preserve"> suggest students start with the exercise matching their pre-reading track (Löb/Gödel for the logic tracks, complete class for consequentialist foundations, do-divergence/channel additivity for optimization and descriptive), then move on; Exercises 2 and 3 are the highest-importance and best for a mixed room. The exercises build through lemmas, so a stuck student usually needs the previous part re-read, not the answer. Release solutions at the end. </w:t>
        </w:r>
        <w:r w:rsidDel="00000000" w:rsidR="00000000" w:rsidRPr="00000000">
          <w:rPr>
            <w:rFonts w:ascii="Cambria" w:cs="Cambria" w:eastAsia="Cambria" w:hAnsi="Cambria"/>
            <w:b w:val="1"/>
            <w:bCs w:val="1"/>
            <w:sz w:val="24"/>
            <w:szCs w:val="24"/>
            <w:rtl w:val="0"/>
            <w:rPrChange w:author="Daniel Chiang" w:id="1" w:date="2026-07-09T20:25:09Z">
              <w:rPr/>
            </w:rPrChange>
          </w:rPr>
          <w:t xml:space="preserve">TN, Exercise 2(e):</w:t>
        </w:r>
        <w:r w:rsidDel="00000000" w:rsidR="00000000" w:rsidRPr="00000000">
          <w:rPr>
            <w:rFonts w:ascii="Cambria" w:cs="Cambria" w:eastAsia="Cambria" w:hAnsi="Cambria"/>
            <w:sz w:val="24"/>
            <w:szCs w:val="24"/>
            <w:rtl w:val="0"/>
            <w:rPrChange w:author="Daniel Chiang" w:id="1" w:date="2026-07-09T20:25:09Z">
              <w:rPr/>
            </w:rPrChange>
          </w:rPr>
          <w:t xml:space="preserve"> the FairBot part is the payoff (Löbian cooperation), and it directly seeds the Decision Theory day’s tournament; flag the connection.</w:t>
        </w:r>
      </w:ins>
    </w:p>
    <w:p w:rsidR="00000000" w:rsidDel="00000000" w:rsidP="00000000" w:rsidRDefault="00000000" w:rsidRPr="00000000" w14:paraId="00000085">
      <w:pPr>
        <w:pStyle w:val="Heading2"/>
        <w:spacing w:after="0" w:before="200" w:line="240" w:lineRule="auto"/>
        <w:rPr>
          <w:ins w:author="Daniel Chiang" w:id="0" w:date="2026-07-09T20:20:15Z"/>
          <w:rFonts w:ascii="Calibri" w:cs="Calibri" w:eastAsia="Calibri" w:hAnsi="Calibri"/>
          <w:b w:val="1"/>
          <w:bCs w:val="1"/>
          <w:sz w:val="28"/>
          <w:szCs w:val="28"/>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28"/>
            <w:szCs w:val="28"/>
            <w:rtl w:val="0"/>
            <w:rPrChange w:author="Daniel Chiang" w:id="1" w:date="2026-07-09T20:25:09Z">
              <w:rPr/>
            </w:rPrChange>
          </w:rPr>
          <w:t xml:space="preserve">Daily checkpoint</w:t>
        </w:r>
      </w:ins>
    </w:p>
    <w:p w:rsidR="00000000" w:rsidDel="00000000" w:rsidP="00000000" w:rsidRDefault="00000000" w:rsidRPr="00000000" w14:paraId="00000086">
      <w:pPr>
        <w:spacing w:after="180" w:before="180" w:line="240" w:lineRule="auto"/>
        <w:rPr>
          <w:ins w:author="Daniel Chiang" w:id="0" w:date="2026-07-09T20:20:15Z"/>
          <w:rFonts w:ascii="Cambria" w:cs="Cambria" w:eastAsia="Cambria" w:hAnsi="Cambria"/>
          <w:sz w:val="24"/>
          <w:szCs w:val="24"/>
          <w:rPrChange w:author="Daniel Chiang" w:id="1" w:date="2026-07-09T20:25:09Z">
            <w:rPr/>
          </w:rPrChange>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Run the six-question checkpoint (above) as a quick individual quiz, then read out the answers. It doubles as an attendance check and tees up the feedback form.</w:t>
        </w:r>
      </w:ins>
    </w:p>
    <w:p w:rsidR="00000000" w:rsidDel="00000000" w:rsidP="00000000" w:rsidRDefault="00000000" w:rsidRPr="00000000" w14:paraId="00000087">
      <w:pPr>
        <w:pStyle w:val="Heading1"/>
        <w:spacing w:after="0" w:before="480" w:line="240" w:lineRule="auto"/>
        <w:rPr>
          <w:ins w:author="Daniel Chiang" w:id="0" w:date="2026-07-09T20:20:15Z"/>
          <w:rFonts w:ascii="Calibri" w:cs="Calibri" w:eastAsia="Calibri" w:hAnsi="Calibri"/>
          <w:b w:val="1"/>
          <w:bCs w:val="1"/>
          <w:sz w:val="32"/>
          <w:szCs w:val="32"/>
          <w:rPrChange w:author="Daniel Chiang" w:id="1" w:date="2026-07-09T20:25:09Z">
            <w:rPr/>
          </w:rPrChange>
        </w:rPr>
      </w:pPr>
      <w:ins w:author="Daniel Chiang" w:id="0" w:date="2026-07-09T20:20:15Z">
        <w:r w:rsidDel="00000000" w:rsidR="00000000" w:rsidRPr="00000000">
          <w:rPr>
            <w:rFonts w:ascii="Calibri" w:cs="Calibri" w:eastAsia="Calibri" w:hAnsi="Calibri"/>
            <w:b w:val="1"/>
            <w:bCs w:val="1"/>
            <w:sz w:val="32"/>
            <w:szCs w:val="32"/>
            <w:rtl w:val="0"/>
            <w:rPrChange w:author="Daniel Chiang" w:id="1" w:date="2026-07-09T20:25:09Z">
              <w:rPr/>
            </w:rPrChange>
          </w:rPr>
          <w:t xml:space="preserve">Notes for future iterations</w:t>
        </w:r>
      </w:ins>
    </w:p>
    <w:p w:rsidR="00000000" w:rsidDel="00000000" w:rsidP="00000000" w:rsidRDefault="00000000" w:rsidRPr="00000000" w14:paraId="00000088">
      <w:pPr>
        <w:numPr>
          <w:ilvl w:val="0"/>
          <w:numId w:val="5"/>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Notes about delivery:</w:t>
        </w:r>
      </w:ins>
    </w:p>
    <w:p w:rsidR="00000000" w:rsidDel="00000000" w:rsidP="00000000" w:rsidRDefault="00000000" w:rsidRPr="00000000" w14:paraId="00000089">
      <w:pPr>
        <w:numPr>
          <w:ilvl w:val="1"/>
          <w:numId w:val="4"/>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Slides were too dense/heavy, with too much information in too small of a font</w:t>
        </w:r>
      </w:ins>
    </w:p>
    <w:p w:rsidR="00000000" w:rsidDel="00000000" w:rsidP="00000000" w:rsidRDefault="00000000" w:rsidRPr="00000000" w14:paraId="0000008A">
      <w:pPr>
        <w:numPr>
          <w:ilvl w:val="1"/>
          <w:numId w:val="4"/>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Morning lecture was too long and information-heavy</w:t>
        </w:r>
      </w:ins>
    </w:p>
    <w:p w:rsidR="00000000" w:rsidDel="00000000" w:rsidP="00000000" w:rsidRDefault="00000000" w:rsidRPr="00000000" w14:paraId="0000008B">
      <w:pPr>
        <w:numPr>
          <w:ilvl w:val="1"/>
          <w:numId w:val="4"/>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Needs more examples</w:t>
        </w:r>
      </w:ins>
    </w:p>
    <w:p w:rsidR="00000000" w:rsidDel="00000000" w:rsidP="00000000" w:rsidRDefault="00000000" w:rsidRPr="00000000" w14:paraId="0000008C">
      <w:pPr>
        <w:numPr>
          <w:ilvl w:val="1"/>
          <w:numId w:val="4"/>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Tie more directly to other parts of the intensive, for example coherence arguments have been mentioned before.</w:t>
        </w:r>
      </w:ins>
    </w:p>
    <w:p w:rsidR="00000000" w:rsidDel="00000000" w:rsidP="00000000" w:rsidRDefault="00000000" w:rsidRPr="00000000" w14:paraId="0000008D">
      <w:pPr>
        <w:numPr>
          <w:ilvl w:val="0"/>
          <w:numId w:val="5"/>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Notes about format:</w:t>
        </w:r>
      </w:ins>
    </w:p>
    <w:p w:rsidR="00000000" w:rsidDel="00000000" w:rsidP="00000000" w:rsidRDefault="00000000" w:rsidRPr="00000000" w14:paraId="0000008E">
      <w:pPr>
        <w:numPr>
          <w:ilvl w:val="1"/>
          <w:numId w:val="11"/>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Some students did not value doing prereadings that overlapped with lectures</w:t>
        </w:r>
      </w:ins>
    </w:p>
    <w:p w:rsidR="00000000" w:rsidDel="00000000" w:rsidP="00000000" w:rsidRDefault="00000000" w:rsidRPr="00000000" w14:paraId="0000008F">
      <w:pPr>
        <w:numPr>
          <w:ilvl w:val="1"/>
          <w:numId w:val="11"/>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Since students had just learned one sub-topic for the first time, the cross-pollination prompts were far too complicated and the group discussions served better just for students to get some increased exposure across topics.</w:t>
        </w:r>
      </w:ins>
    </w:p>
    <w:p w:rsidR="00000000" w:rsidDel="00000000" w:rsidP="00000000" w:rsidRDefault="00000000" w:rsidRPr="00000000" w14:paraId="00000090">
      <w:pPr>
        <w:numPr>
          <w:ilvl w:val="1"/>
          <w:numId w:val="11"/>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Use less niche field-specific terms or at least define them before they are used</w:t>
        </w:r>
      </w:ins>
    </w:p>
    <w:p w:rsidR="00000000" w:rsidDel="00000000" w:rsidP="00000000" w:rsidRDefault="00000000" w:rsidRPr="00000000" w14:paraId="00000091">
      <w:pPr>
        <w:numPr>
          <w:ilvl w:val="0"/>
          <w:numId w:val="5"/>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General cautions:</w:t>
        </w:r>
      </w:ins>
    </w:p>
    <w:p w:rsidR="00000000" w:rsidDel="00000000" w:rsidP="00000000" w:rsidRDefault="00000000" w:rsidRPr="00000000" w14:paraId="00000092">
      <w:pPr>
        <w:numPr>
          <w:ilvl w:val="1"/>
          <w:numId w:val="15"/>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This topic attracts even more skepticism of credibility of authors (and lesswrong) than most of AI safety</w:t>
        </w:r>
      </w:ins>
    </w:p>
    <w:p w:rsidR="00000000" w:rsidDel="00000000" w:rsidP="00000000" w:rsidRDefault="00000000" w:rsidRPr="00000000" w14:paraId="00000093">
      <w:pPr>
        <w:numPr>
          <w:ilvl w:val="1"/>
          <w:numId w:val="15"/>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Inferential distance to audience increases as audience is increasingly selected from the general (not AI safety) math/physics population.</w:t>
        </w:r>
      </w:ins>
    </w:p>
    <w:p w:rsidR="00000000" w:rsidDel="00000000" w:rsidP="00000000" w:rsidRDefault="00000000" w:rsidRPr="00000000" w14:paraId="00000094">
      <w:pPr>
        <w:numPr>
          <w:ilvl w:val="1"/>
          <w:numId w:val="15"/>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Something to consider, is it worthwhile to help participants develop an appreciation for agent foundations by challenging them about the theories of change of other alignment agendas? This strategy shows some success in small groups and one-on-ones but I am reluctant to apply it during lecture where it might come across as unnecessarily defensive.</w:t>
        </w:r>
      </w:ins>
    </w:p>
    <w:p w:rsidR="00000000" w:rsidDel="00000000" w:rsidP="00000000" w:rsidRDefault="00000000" w:rsidRPr="00000000" w14:paraId="00000095">
      <w:pPr>
        <w:numPr>
          <w:ilvl w:val="0"/>
          <w:numId w:val="5"/>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Plan for future rewrite: instead of aiming to teach each subtopic to every participant which has proven to be too ambitious, make the primary goal to make the case for the overarching frame of agent foundations, and to allow them to go deeper in one subtopic of their choosing in order to appreciate the amount of mathematical substance that agent foundations can actually have.</w:t>
        </w:r>
      </w:ins>
    </w:p>
    <w:p w:rsidR="00000000" w:rsidDel="00000000" w:rsidP="00000000" w:rsidRDefault="00000000" w:rsidRPr="00000000" w14:paraId="00000096">
      <w:pPr>
        <w:numPr>
          <w:ilvl w:val="0"/>
          <w:numId w:val="5"/>
        </w:numPr>
        <w:spacing w:after="36" w:before="36" w:line="240" w:lineRule="auto"/>
        <w:ind w:left="72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In general, we must make the assumptions more explicit:</w:t>
        </w:r>
      </w:ins>
    </w:p>
    <w:p w:rsidR="00000000" w:rsidDel="00000000" w:rsidP="00000000" w:rsidRDefault="00000000" w:rsidRPr="00000000" w14:paraId="00000097">
      <w:pPr>
        <w:numPr>
          <w:ilvl w:val="1"/>
          <w:numId w:val="2"/>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Defining intelligence, agency, alignment etc in rigorous terms might be possible at all</w:t>
        </w:r>
      </w:ins>
    </w:p>
    <w:p w:rsidR="00000000" w:rsidDel="00000000" w:rsidP="00000000" w:rsidRDefault="00000000" w:rsidRPr="00000000" w14:paraId="00000098">
      <w:pPr>
        <w:numPr>
          <w:ilvl w:val="1"/>
          <w:numId w:val="2"/>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Presupposing super intelligence</w:t>
        </w:r>
      </w:ins>
    </w:p>
    <w:p w:rsidR="00000000" w:rsidDel="00000000" w:rsidP="00000000" w:rsidRDefault="00000000" w:rsidRPr="00000000" w14:paraId="00000099">
      <w:pPr>
        <w:numPr>
          <w:ilvl w:val="1"/>
          <w:numId w:val="2"/>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Defining intelligence as being to do with steering the world</w:t>
        </w:r>
      </w:ins>
    </w:p>
    <w:p w:rsidR="00000000" w:rsidDel="00000000" w:rsidP="00000000" w:rsidRDefault="00000000" w:rsidRPr="00000000" w14:paraId="0000009A">
      <w:pPr>
        <w:numPr>
          <w:ilvl w:val="1"/>
          <w:numId w:val="2"/>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In the limit, agents will act rationally / be coherent</w:t>
        </w:r>
      </w:ins>
    </w:p>
    <w:p w:rsidR="00000000" w:rsidDel="00000000" w:rsidP="00000000" w:rsidRDefault="00000000" w:rsidRPr="00000000" w14:paraId="0000009B">
      <w:pPr>
        <w:numPr>
          <w:ilvl w:val="1"/>
          <w:numId w:val="2"/>
        </w:numPr>
        <w:spacing w:after="36" w:before="36" w:line="240" w:lineRule="auto"/>
        <w:ind w:left="1440" w:hanging="480"/>
        <w:rPr>
          <w:ins w:author="Daniel Chiang" w:id="0" w:date="2026-07-09T20:20:15Z"/>
          <w:rFonts w:ascii="Cambria" w:cs="Cambria" w:eastAsia="Cambria" w:hAnsi="Cambria"/>
          <w:sz w:val="24"/>
          <w:szCs w:val="24"/>
        </w:rPr>
      </w:pPr>
      <w:ins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t xml:space="preserve">Alignment needs to be solved on a first critical try</w:t>
        </w:r>
      </w:ins>
    </w:p>
    <w:p w:rsidR="00000000" w:rsidDel="00000000" w:rsidP="00000000" w:rsidRDefault="00000000" w:rsidRPr="00000000" w14:paraId="0000009C">
      <w:pPr>
        <w:pStyle w:val="Title"/>
        <w:spacing w:after="240" w:before="480" w:line="240" w:lineRule="auto"/>
        <w:jc w:val="center"/>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D.4 </w:delText>
          </w:r>
          <w:r w:rsidDel="00000000" w:rsidR="00000000" w:rsidRPr="00000000">
            <w:rPr>
              <w:rFonts w:ascii="Cambria" w:cs="Cambria" w:eastAsia="Cambria" w:hAnsi="Cambria"/>
              <w:sz w:val="24"/>
              <w:szCs w:val="24"/>
              <w:rtl w:val="0"/>
              <w:rPrChange w:author="Daniel Chiang" w:id="1" w:date="2026-07-09T20:25:09Z">
                <w:rPr/>
              </w:rPrChange>
            </w:rPr>
            <w:delText xml:space="preserve">Agent Foundations</w:delText>
          </w:r>
        </w:del>
      </w:ins>
    </w:p>
    <w:p w:rsidR="00000000" w:rsidDel="00000000" w:rsidP="00000000" w:rsidRDefault="00000000" w:rsidRPr="00000000" w14:paraId="0000009D">
      <w:pPr>
        <w:pStyle w:val="Subtitle"/>
        <w:spacing w:after="240" w:before="240" w:line="240" w:lineRule="auto"/>
        <w:jc w:val="center"/>
        <w:rPr>
          <w:ins w:author="Daniel Chiang" w:id="2" w:date="2026-06-29T13:53:50Z"/>
          <w:del w:author="Daniel Chiang" w:id="0" w:date="2026-07-09T20:20:15Z"/>
          <w:rFonts w:ascii="Cambria" w:cs="Cambria" w:eastAsia="Cambria" w:hAnsi="Cambria"/>
          <w:color w:val="000000"/>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Iliad Intensive module documentation</w:delText>
          </w:r>
        </w:del>
      </w:ins>
    </w:p>
    <w:p w:rsidR="00000000" w:rsidDel="00000000" w:rsidP="00000000" w:rsidRDefault="00000000" w:rsidRPr="00000000" w14:paraId="0000009E">
      <w:pPr>
        <w:keepNext w:val="1"/>
        <w:keepLines w:val="1"/>
        <w:spacing w:before="240" w:line="259"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Table of Contents</w:delText>
          </w:r>
        </w:del>
      </w:ins>
    </w:p>
    <w:sdt>
      <w:sdtPr>
        <w:id w:val="-726572244"/>
        <w:docPartObj>
          <w:docPartGallery w:val="Table of Contents"/>
          <w:docPartUnique w:val="1"/>
        </w:docPartObj>
      </w:sdtPr>
      <w:sdtContent>
        <w:p w:rsidR="00000000" w:rsidDel="00000000" w:rsidP="00000000" w:rsidRDefault="00000000" w:rsidRPr="00000000" w14:paraId="0000009F">
          <w:pPr>
            <w:widowControl w:val="0"/>
            <w:tabs>
              <w:tab w:val="right" w:leader="none" w:pos="12000"/>
            </w:tabs>
            <w:spacing w:before="6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r w:rsidDel="00000000" w:rsidR="00000000" w:rsidRPr="00000000">
            <w:fldChar w:fldCharType="begin"/>
            <w:instrText xml:space="preserve"> TOC \h \u \z \t "Heading 1,1,Heading 2,2,Heading 3,3,"</w:instrText>
            <w:fldChar w:fldCharType="separate"/>
          </w: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Contributors</w:delText>
                <w:tab/>
                <w:delText xml:space="preserve">1</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0">
          <w:pPr>
            <w:widowControl w:val="0"/>
            <w:tabs>
              <w:tab w:val="right" w:leader="none" w:pos="12000"/>
            </w:tabs>
            <w:spacing w:before="6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Learning outcomes</w:delText>
                <w:tab/>
                <w:delText xml:space="preserve">1</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1">
          <w:pPr>
            <w:widowControl w:val="0"/>
            <w:tabs>
              <w:tab w:val="right" w:leader="none" w:pos="12000"/>
            </w:tabs>
            <w:spacing w:before="6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Prerequisites</w:delText>
                <w:tab/>
                <w:delText xml:space="preserve">2</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2">
          <w:pPr>
            <w:widowControl w:val="0"/>
            <w:tabs>
              <w:tab w:val="right" w:leader="none" w:pos="12000"/>
            </w:tabs>
            <w:spacing w:before="6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Content</w:delText>
                <w:tab/>
                <w:delText xml:space="preserve">2</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3">
          <w:pPr>
            <w:widowControl w:val="0"/>
            <w:tabs>
              <w:tab w:val="right" w:leader="none" w:pos="12000"/>
            </w:tabs>
            <w:spacing w:before="60" w:line="240" w:lineRule="auto"/>
            <w:ind w:left="36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Fast-track</w:delText>
                <w:tab/>
                <w:delText xml:space="preserve">2</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4">
          <w:pPr>
            <w:widowControl w:val="0"/>
            <w:tabs>
              <w:tab w:val="right" w:leader="none" w:pos="12000"/>
            </w:tabs>
            <w:spacing w:before="60" w:line="240" w:lineRule="auto"/>
            <w:ind w:left="36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Main content</w:delText>
                <w:tab/>
                <w:delText xml:space="preserve">2</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5">
          <w:pPr>
            <w:widowControl w:val="0"/>
            <w:tabs>
              <w:tab w:val="right" w:leader="none" w:pos="12000"/>
            </w:tabs>
            <w:spacing w:before="60" w:line="240" w:lineRule="auto"/>
            <w:ind w:left="72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Morning lecture</w:delText>
                <w:tab/>
                <w:delText xml:space="preserve">3</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6">
          <w:pPr>
            <w:widowControl w:val="0"/>
            <w:tabs>
              <w:tab w:val="right" w:leader="none" w:pos="12000"/>
            </w:tabs>
            <w:spacing w:before="60" w:line="240" w:lineRule="auto"/>
            <w:ind w:left="72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Fundamental reading</w:delText>
                <w:tab/>
                <w:delText xml:space="preserve">3</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7">
          <w:pPr>
            <w:widowControl w:val="0"/>
            <w:tabs>
              <w:tab w:val="right" w:leader="none" w:pos="12000"/>
            </w:tabs>
            <w:spacing w:before="60" w:line="240" w:lineRule="auto"/>
            <w:ind w:left="72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The five strands (pre-reading tracks)</w:delText>
                <w:tab/>
                <w:delText xml:space="preserve">4</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8">
          <w:pPr>
            <w:widowControl w:val="0"/>
            <w:tabs>
              <w:tab w:val="right" w:leader="none" w:pos="12000"/>
            </w:tabs>
            <w:spacing w:before="60" w:line="240" w:lineRule="auto"/>
            <w:ind w:left="72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Cross-pollination discussion</w:delText>
                <w:tab/>
                <w:delText xml:space="preserve">6</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9">
          <w:pPr>
            <w:widowControl w:val="0"/>
            <w:tabs>
              <w:tab w:val="right" w:leader="none" w:pos="12000"/>
            </w:tabs>
            <w:spacing w:before="60" w:line="240" w:lineRule="auto"/>
            <w:ind w:left="72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Exercise session</w:delText>
                <w:tab/>
                <w:delText xml:space="preserve">6</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A">
          <w:pPr>
            <w:widowControl w:val="0"/>
            <w:tabs>
              <w:tab w:val="right" w:leader="none" w:pos="12000"/>
            </w:tabs>
            <w:spacing w:before="60" w:line="240" w:lineRule="auto"/>
            <w:ind w:left="72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Daily checkpoint</w:delText>
                <w:tab/>
                <w:delText xml:space="preserve">7</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B">
          <w:pPr>
            <w:widowControl w:val="0"/>
            <w:tabs>
              <w:tab w:val="right" w:leader="none" w:pos="12000"/>
            </w:tabs>
            <w:spacing w:before="60" w:line="240" w:lineRule="auto"/>
            <w:ind w:left="36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Learn more</w:delText>
                <w:tab/>
                <w:delText xml:space="preserve">7</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C">
          <w:pPr>
            <w:widowControl w:val="0"/>
            <w:tabs>
              <w:tab w:val="right" w:leader="none" w:pos="12000"/>
            </w:tabs>
            <w:spacing w:before="6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Teaching guide</w:delText>
                <w:tab/>
                <w:delText xml:space="preserve">8</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D">
          <w:pPr>
            <w:widowControl w:val="0"/>
            <w:tabs>
              <w:tab w:val="right" w:leader="none" w:pos="12000"/>
            </w:tabs>
            <w:spacing w:before="60" w:line="240" w:lineRule="auto"/>
            <w:ind w:left="36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Time schedule</w:delText>
                <w:tab/>
                <w:delText xml:space="preserve">8</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E">
          <w:pPr>
            <w:widowControl w:val="0"/>
            <w:tabs>
              <w:tab w:val="right" w:leader="none" w:pos="12000"/>
            </w:tabs>
            <w:spacing w:before="60" w:line="240" w:lineRule="auto"/>
            <w:ind w:left="36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Required materials</w:delText>
                <w:tab/>
                <w:delText xml:space="preserve">8</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AF">
          <w:pPr>
            <w:widowControl w:val="0"/>
            <w:tabs>
              <w:tab w:val="right" w:leader="none" w:pos="12000"/>
            </w:tabs>
            <w:spacing w:before="60" w:line="240" w:lineRule="auto"/>
            <w:ind w:left="36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Morning lecture</w:delText>
                <w:tab/>
                <w:delText xml:space="preserve">9</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B0">
          <w:pPr>
            <w:widowControl w:val="0"/>
            <w:tabs>
              <w:tab w:val="right" w:leader="none" w:pos="12000"/>
            </w:tabs>
            <w:spacing w:before="60" w:line="240" w:lineRule="auto"/>
            <w:ind w:left="36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Fundamental reading</w:delText>
                <w:tab/>
                <w:delText xml:space="preserve">9</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B1">
          <w:pPr>
            <w:widowControl w:val="0"/>
            <w:tabs>
              <w:tab w:val="right" w:leader="none" w:pos="12000"/>
            </w:tabs>
            <w:spacing w:before="60" w:line="240" w:lineRule="auto"/>
            <w:ind w:left="36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Cross-pollination discussion</w:delText>
                <w:tab/>
                <w:delText xml:space="preserve">9</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B2">
          <w:pPr>
            <w:widowControl w:val="0"/>
            <w:tabs>
              <w:tab w:val="right" w:leader="none" w:pos="12000"/>
            </w:tabs>
            <w:spacing w:before="60" w:line="240" w:lineRule="auto"/>
            <w:ind w:left="36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Exercise session</w:delText>
                <w:tab/>
                <w:delText xml:space="preserve">10</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B3">
          <w:pPr>
            <w:widowControl w:val="0"/>
            <w:tabs>
              <w:tab w:val="right" w:leader="none" w:pos="12000"/>
            </w:tabs>
            <w:spacing w:before="60" w:line="240" w:lineRule="auto"/>
            <w:ind w:left="360" w:firstLine="0"/>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PrChange>
                </w:rPr>
                <w:delText xml:space="preserve">Daily checkpoint</w:delText>
                <w:tab/>
                <w:delText xml:space="preserve">10</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0B4">
          <w:pPr>
            <w:widowControl w:val="0"/>
            <w:tabs>
              <w:tab w:val="right" w:leader="none" w:pos="12000"/>
            </w:tabs>
            <w:spacing w:before="6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"?tab=t.8r11zv4s7dki#heading="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Notes for future iterations</w:delText>
                <w:tab/>
                <w:delText xml:space="preserve">10</w:delText>
              </w:r>
              <w:r w:rsidDel="00000000" w:rsidR="00000000" w:rsidRPr="00000000">
                <w:fldChar w:fldCharType="end"/>
              </w:r>
              <w:r w:rsidDel="00000000" w:rsidR="00000000" w:rsidRPr="00000000">
                <w:rPr>
                  <w:rtl w:val="0"/>
                </w:rPr>
              </w:r>
            </w:del>
          </w:ins>
          <w:r w:rsidDel="00000000" w:rsidR="00000000" w:rsidRPr="00000000">
            <w:fldChar w:fldCharType="end"/>
          </w:r>
        </w:p>
      </w:sdtContent>
    </w:sdt>
    <w:p w:rsidR="00000000" w:rsidDel="00000000" w:rsidP="00000000" w:rsidRDefault="00000000" w:rsidRPr="00000000" w14:paraId="000000B5">
      <w:pPr>
        <w:spacing w:after="20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tl w:val="0"/>
            </w:rPr>
          </w:r>
        </w:del>
      </w:ins>
    </w:p>
    <w:p w:rsidR="00000000" w:rsidDel="00000000" w:rsidP="00000000" w:rsidRDefault="00000000" w:rsidRPr="00000000" w14:paraId="000000B6">
      <w:pPr>
        <w:pStyle w:val="Heading1"/>
        <w:spacing w:after="0" w:before="4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Contributors</w:delText>
          </w:r>
        </w:del>
      </w:ins>
    </w:p>
    <w:p w:rsidR="00000000" w:rsidDel="00000000" w:rsidP="00000000" w:rsidRDefault="00000000" w:rsidRPr="00000000" w14:paraId="000000B7">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Daniel C wrote and taught the module. Satya Benson (Williams College) contributed to the content. The pre-reading topics, fundamental readings, exercises, lecture slides, and daily-checkpoint form are linked in the Content section below.</w:delText>
          </w:r>
        </w:del>
      </w:ins>
    </w:p>
    <w:p w:rsidR="00000000" w:rsidDel="00000000" w:rsidP="00000000" w:rsidRDefault="00000000" w:rsidRPr="00000000" w14:paraId="000000B8">
      <w:pPr>
        <w:pStyle w:val="Heading1"/>
        <w:spacing w:after="0" w:before="4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Learning outcomes</w:delText>
          </w:r>
        </w:del>
      </w:ins>
    </w:p>
    <w:p w:rsidR="00000000" w:rsidDel="00000000" w:rsidP="00000000" w:rsidRDefault="00000000" w:rsidRPr="00000000" w14:paraId="000000B9">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(What.)</w:delText>
          </w:r>
          <w:r w:rsidDel="00000000" w:rsidR="00000000" w:rsidRPr="00000000">
            <w:rPr>
              <w:rFonts w:ascii="Cambria" w:cs="Cambria" w:eastAsia="Cambria" w:hAnsi="Cambria"/>
              <w:sz w:val="24"/>
              <w:szCs w:val="24"/>
              <w:rtl w:val="0"/>
              <w:rPrChange w:author="Daniel Chiang" w:id="1" w:date="2026-07-09T20:25:09Z">
                <w:rPr/>
              </w:rPrChange>
            </w:rPr>
            <w:delText xml:space="preserve"> By the end of the day, students can explain </w:delText>
          </w:r>
          <w:r w:rsidDel="00000000" w:rsidR="00000000" w:rsidRPr="00000000">
            <w:rPr>
              <w:rFonts w:ascii="Cambria" w:cs="Cambria" w:eastAsia="Cambria" w:hAnsi="Cambria"/>
              <w:sz w:val="24"/>
              <w:szCs w:val="24"/>
              <w:rtl w:val="0"/>
              <w:rPrChange w:author="Daniel Chiang" w:id="1" w:date="2026-07-09T20:25:09Z">
                <w:rPr/>
              </w:rPrChange>
            </w:rPr>
            <w:delText xml:space="preserve">embedded agency</w:delText>
          </w:r>
          <w:r w:rsidDel="00000000" w:rsidR="00000000" w:rsidRPr="00000000">
            <w:rPr>
              <w:rFonts w:ascii="Cambria" w:cs="Cambria" w:eastAsia="Cambria" w:hAnsi="Cambria"/>
              <w:sz w:val="24"/>
              <w:szCs w:val="24"/>
              <w:rtl w:val="0"/>
              <w:rPrChange w:author="Daniel Chiang" w:id="1" w:date="2026-07-09T20:25:09Z">
                <w:rPr/>
              </w:rPrChange>
            </w:rPr>
            <w:delText xml:space="preserve">: why an agent built into the world it acts on (made of the same stuff, smaller than its environment, with no clean input/output boundary, able to model and modify itself) breaks the standard dualistic picture. For each of the day’s core strands they can state the central problem and one load-bearing result: the complete class theorem (consequentialist foundations), Löb’s theorem and the tiling obstacle (self-modification), the logical-induction criterion (logical uncertainty), optimization as local entropy reduction (optimization and thermodynamics), and selection theorems (descriptive agent foundations). They can tie these together through the day’s two unifying threads, </w:delText>
          </w:r>
          <w:r w:rsidDel="00000000" w:rsidR="00000000" w:rsidRPr="00000000">
            <w:rPr>
              <w:rFonts w:ascii="Cambria" w:cs="Cambria" w:eastAsia="Cambria" w:hAnsi="Cambria"/>
              <w:sz w:val="24"/>
              <w:szCs w:val="24"/>
              <w:rtl w:val="0"/>
              <w:rPrChange w:author="Daniel Chiang" w:id="1" w:date="2026-07-09T20:25:09Z">
                <w:rPr/>
              </w:rPrChange>
            </w:rPr>
            <w:delText xml:space="preserve">reflective stability</w:delText>
          </w:r>
          <w:r w:rsidDel="00000000" w:rsidR="00000000" w:rsidRPr="00000000">
            <w:rPr>
              <w:rFonts w:ascii="Cambria" w:cs="Cambria" w:eastAsia="Cambria" w:hAnsi="Cambria"/>
              <w:sz w:val="24"/>
              <w:szCs w:val="24"/>
              <w:rtl w:val="0"/>
              <w:rPrChange w:author="Daniel Chiang" w:id="1" w:date="2026-07-09T20:25:09Z">
                <w:rPr/>
              </w:rPrChange>
            </w:rPr>
            <w:delText xml:space="preserve"> and the search for </w:delText>
          </w:r>
          <w:r w:rsidDel="00000000" w:rsidR="00000000" w:rsidRPr="00000000">
            <w:rPr>
              <w:rFonts w:ascii="Cambria" w:cs="Cambria" w:eastAsia="Cambria" w:hAnsi="Cambria"/>
              <w:sz w:val="24"/>
              <w:szCs w:val="24"/>
              <w:rtl w:val="0"/>
              <w:rPrChange w:author="Daniel Chiang" w:id="1" w:date="2026-07-09T20:25:09Z">
                <w:rPr/>
              </w:rPrChange>
            </w:rPr>
            <w:delText xml:space="preserve">robust concepts (“true names”)</w:delText>
          </w:r>
          <w:r w:rsidDel="00000000" w:rsidR="00000000" w:rsidRPr="00000000">
            <w:rPr>
              <w:rFonts w:ascii="Cambria" w:cs="Cambria" w:eastAsia="Cambria" w:hAnsi="Cambria"/>
              <w:sz w:val="24"/>
              <w:szCs w:val="24"/>
              <w:rtl w:val="0"/>
              <w:rPrChange w:author="Daniel Chiang" w:id="1" w:date="2026-07-09T20:25:09Z">
                <w:rPr/>
              </w:rPrChange>
            </w:rPr>
            <w:delText xml:space="preserve">.</w:delText>
          </w:r>
        </w:del>
      </w:ins>
    </w:p>
    <w:p w:rsidR="00000000" w:rsidDel="00000000" w:rsidP="00000000" w:rsidRDefault="00000000" w:rsidRPr="00000000" w14:paraId="000000BA">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(Why.)</w:delText>
          </w:r>
          <w:r w:rsidDel="00000000" w:rsidR="00000000" w:rsidRPr="00000000">
            <w:rPr>
              <w:rFonts w:ascii="Cambria" w:cs="Cambria" w:eastAsia="Cambria" w:hAnsi="Cambria"/>
              <w:sz w:val="24"/>
              <w:szCs w:val="24"/>
              <w:rtl w:val="0"/>
              <w:rPrChange w:author="Daniel Chiang" w:id="1" w:date="2026-07-09T20:25:09Z">
                <w:rPr/>
              </w:rPrChange>
            </w:rPr>
            <w:delText xml:space="preserve"> Aligning a superintelligence is a problem we may have to get right on the first critical try, reasoning about a system more capable than anything we have observed, before it exists. That rules out pure trial and error and demands concepts that stay meaningful under extreme optimization pressure and self-modification. Agent foundations supplies (or tries to supply) those concepts, and this day gives students a map of the main strands and how they fit together.</w:delText>
          </w:r>
        </w:del>
      </w:ins>
    </w:p>
    <w:p w:rsidR="00000000" w:rsidDel="00000000" w:rsidP="00000000" w:rsidRDefault="00000000" w:rsidRPr="00000000" w14:paraId="000000BB">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(How.)</w:delText>
          </w:r>
          <w:r w:rsidDel="00000000" w:rsidR="00000000" w:rsidRPr="00000000">
            <w:rPr>
              <w:rFonts w:ascii="Cambria" w:cs="Cambria" w:eastAsia="Cambria" w:hAnsi="Cambria"/>
              <w:sz w:val="24"/>
              <w:szCs w:val="24"/>
              <w:rtl w:val="0"/>
              <w:rPrChange w:author="Daniel Chiang" w:id="1" w:date="2026-07-09T20:25:09Z">
                <w:rPr/>
              </w:rPrChange>
            </w:rPr>
            <w:delText xml:space="preserve"> Each student goes deep on one pre-reading track beforehand. A one-hour morning lecture lays out the unifying spine (reflective stability and embedded agency) and previews every strand. Students then read the shared fundamental readings and, in small groups mixing different tracks, run </w:delText>
          </w:r>
          <w:r w:rsidDel="00000000" w:rsidR="00000000" w:rsidRPr="00000000">
            <w:rPr>
              <w:rFonts w:ascii="Cambria" w:cs="Cambria" w:eastAsia="Cambria" w:hAnsi="Cambria"/>
              <w:sz w:val="24"/>
              <w:szCs w:val="24"/>
              <w:rtl w:val="0"/>
              <w:rPrChange w:author="Daniel Chiang" w:id="1" w:date="2026-07-09T20:25:09Z">
                <w:rPr/>
              </w:rPrChange>
            </w:rPr>
            <w:delText xml:space="preserve">cross-pollination</w:delText>
          </w:r>
          <w:r w:rsidDel="00000000" w:rsidR="00000000" w:rsidRPr="00000000">
            <w:rPr>
              <w:rFonts w:ascii="Cambria" w:cs="Cambria" w:eastAsia="Cambria" w:hAnsi="Cambria"/>
              <w:sz w:val="24"/>
              <w:szCs w:val="24"/>
              <w:rtl w:val="0"/>
              <w:rPrChange w:author="Daniel Chiang" w:id="1" w:date="2026-07-09T20:25:09Z">
                <w:rPr/>
              </w:rPrChange>
            </w:rPr>
            <w:delText xml:space="preserve"> discussions that connect their topics to embedded agency. The afternoon makes a few results rigorous through exercises.</w:delText>
          </w:r>
        </w:del>
      </w:ins>
    </w:p>
    <w:p w:rsidR="00000000" w:rsidDel="00000000" w:rsidP="00000000" w:rsidRDefault="00000000" w:rsidRPr="00000000" w14:paraId="000000BC">
      <w:pPr>
        <w:pStyle w:val="Heading1"/>
        <w:spacing w:after="0" w:before="4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Prerequisites</w:delText>
          </w:r>
        </w:del>
      </w:ins>
    </w:p>
    <w:p w:rsidR="00000000" w:rsidDel="00000000" w:rsidP="00000000" w:rsidRDefault="00000000" w:rsidRPr="00000000" w14:paraId="000000BD">
      <w:pPr>
        <w:numPr>
          <w:ilvl w:val="0"/>
          <w:numId w:val="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Comfort with elementary discrete probability (random variables, expectation, conditional probability).</w:delText>
          </w:r>
        </w:del>
      </w:ins>
    </w:p>
    <w:p w:rsidR="00000000" w:rsidDel="00000000" w:rsidP="00000000" w:rsidRDefault="00000000" w:rsidRPr="00000000" w14:paraId="000000BE">
      <w:pPr>
        <w:numPr>
          <w:ilvl w:val="0"/>
          <w:numId w:val="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Basic formal logic (provability, quantifiers) and basic computability (programs, halting); needed for the Löb and logical-induction strands.</w:delText>
          </w:r>
        </w:del>
      </w:ins>
    </w:p>
    <w:p w:rsidR="00000000" w:rsidDel="00000000" w:rsidP="00000000" w:rsidRDefault="00000000" w:rsidRPr="00000000" w14:paraId="000000BF">
      <w:pPr>
        <w:numPr>
          <w:ilvl w:val="0"/>
          <w:numId w:val="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Basic information theory (entropy, mutual information); needed for the optimization strand.</w:delText>
          </w:r>
        </w:del>
      </w:ins>
    </w:p>
    <w:p w:rsidR="00000000" w:rsidDel="00000000" w:rsidP="00000000" w:rsidRDefault="00000000" w:rsidRPr="00000000" w14:paraId="000000C0">
      <w:pPr>
        <w:numPr>
          <w:ilvl w:val="0"/>
          <w:numId w:val="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No prior agent-foundations background is assumed; every term used on the day is introduced on the day or in the readings. An introductory overview of the AI alignment problem (as in the intro-alignment module) is helpful context but not required.</w:delText>
          </w:r>
        </w:del>
      </w:ins>
    </w:p>
    <w:p w:rsidR="00000000" w:rsidDel="00000000" w:rsidP="00000000" w:rsidRDefault="00000000" w:rsidRPr="00000000" w14:paraId="000000C1">
      <w:pPr>
        <w:numPr>
          <w:ilvl w:val="0"/>
          <w:numId w:val="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Provided refresher notes cover the gaps: a </w:delText>
          </w:r>
          <w:r w:rsidDel="00000000" w:rsidR="00000000" w:rsidRPr="00000000">
            <w:rPr>
              <w:rFonts w:ascii="Cambria" w:cs="Cambria" w:eastAsia="Cambria" w:hAnsi="Cambria"/>
              <w:sz w:val="24"/>
              <w:szCs w:val="24"/>
              <w:rtl w:val="0"/>
              <w:rPrChange w:author="Daniel Chiang" w:id="1" w:date="2026-07-09T20:25:09Z">
                <w:rPr/>
              </w:rPrChange>
            </w:rPr>
            <w:delText xml:space="preserve">probability theory</w:delText>
          </w:r>
          <w:r w:rsidDel="00000000" w:rsidR="00000000" w:rsidRPr="00000000">
            <w:rPr>
              <w:rFonts w:ascii="Cambria" w:cs="Cambria" w:eastAsia="Cambria" w:hAnsi="Cambria"/>
              <w:sz w:val="24"/>
              <w:szCs w:val="24"/>
              <w:rtl w:val="0"/>
              <w:rPrChange w:author="Daniel Chiang" w:id="1" w:date="2026-07-09T20:25:09Z">
                <w:rPr/>
              </w:rPrChange>
            </w:rPr>
            <w:delText xml:space="preserve"> refresher, a </w:delText>
          </w:r>
          <w:r w:rsidDel="00000000" w:rsidR="00000000" w:rsidRPr="00000000">
            <w:rPr>
              <w:rFonts w:ascii="Cambria" w:cs="Cambria" w:eastAsia="Cambria" w:hAnsi="Cambria"/>
              <w:sz w:val="24"/>
              <w:szCs w:val="24"/>
              <w:rtl w:val="0"/>
              <w:rPrChange w:author="Daniel Chiang" w:id="1" w:date="2026-07-09T20:25:09Z">
                <w:rPr/>
              </w:rPrChange>
            </w:rPr>
            <w:delText xml:space="preserve">formal logic</w:delText>
          </w:r>
          <w:r w:rsidDel="00000000" w:rsidR="00000000" w:rsidRPr="00000000">
            <w:rPr>
              <w:rFonts w:ascii="Cambria" w:cs="Cambria" w:eastAsia="Cambria" w:hAnsi="Cambria"/>
              <w:sz w:val="24"/>
              <w:szCs w:val="24"/>
              <w:rtl w:val="0"/>
              <w:rPrChange w:author="Daniel Chiang" w:id="1" w:date="2026-07-09T20:25:09Z">
                <w:rPr/>
              </w:rPrChange>
            </w:rPr>
            <w:delText xml:space="preserve"> refresher, a </w:delText>
          </w:r>
          <w:r w:rsidDel="00000000" w:rsidR="00000000" w:rsidRPr="00000000">
            <w:rPr>
              <w:rFonts w:ascii="Cambria" w:cs="Cambria" w:eastAsia="Cambria" w:hAnsi="Cambria"/>
              <w:sz w:val="24"/>
              <w:szCs w:val="24"/>
              <w:rtl w:val="0"/>
              <w:rPrChange w:author="Daniel Chiang" w:id="1" w:date="2026-07-09T20:25:09Z">
                <w:rPr/>
              </w:rPrChange>
            </w:rPr>
            <w:delText xml:space="preserve">computability theory</w:delText>
          </w:r>
          <w:r w:rsidDel="00000000" w:rsidR="00000000" w:rsidRPr="00000000">
            <w:rPr>
              <w:rFonts w:ascii="Cambria" w:cs="Cambria" w:eastAsia="Cambria" w:hAnsi="Cambria"/>
              <w:sz w:val="24"/>
              <w:szCs w:val="24"/>
              <w:rtl w:val="0"/>
              <w:rPrChange w:author="Daniel Chiang" w:id="1" w:date="2026-07-09T20:25:09Z">
                <w:rPr/>
              </w:rPrChange>
            </w:rPr>
            <w:delText xml:space="preserve"> refresher, and an </w:delText>
          </w:r>
          <w:r w:rsidDel="00000000" w:rsidR="00000000" w:rsidRPr="00000000">
            <w:rPr>
              <w:rFonts w:ascii="Cambria" w:cs="Cambria" w:eastAsia="Cambria" w:hAnsi="Cambria"/>
              <w:sz w:val="24"/>
              <w:szCs w:val="24"/>
              <w:rtl w:val="0"/>
              <w:rPrChange w:author="Daniel Chiang" w:id="1" w:date="2026-07-09T20:25:09Z">
                <w:rPr/>
              </w:rPrChange>
            </w:rPr>
            <w:delText xml:space="preserve">information theory, causality, and statistical mechanics</w:delText>
          </w:r>
          <w:r w:rsidDel="00000000" w:rsidR="00000000" w:rsidRPr="00000000">
            <w:rPr>
              <w:rFonts w:ascii="Cambria" w:cs="Cambria" w:eastAsia="Cambria" w:hAnsi="Cambria"/>
              <w:sz w:val="24"/>
              <w:szCs w:val="24"/>
              <w:rtl w:val="0"/>
              <w:rPrChange w:author="Daniel Chiang" w:id="1" w:date="2026-07-09T20:25:09Z">
                <w:rPr/>
              </w:rPrChange>
            </w:rPr>
            <w:delText xml:space="preserve"> refresher. Point students at the one matching their weakest area before the day.</w:delText>
          </w:r>
        </w:del>
      </w:ins>
    </w:p>
    <w:p w:rsidR="00000000" w:rsidDel="00000000" w:rsidP="00000000" w:rsidRDefault="00000000" w:rsidRPr="00000000" w14:paraId="000000C2">
      <w:pPr>
        <w:pStyle w:val="Heading1"/>
        <w:spacing w:after="0" w:before="4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Content</w:delText>
          </w:r>
        </w:del>
      </w:ins>
    </w:p>
    <w:p w:rsidR="00000000" w:rsidDel="00000000" w:rsidP="00000000" w:rsidRDefault="00000000" w:rsidRPr="00000000" w14:paraId="000000C3">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Slides: </w:delText>
          </w:r>
          <w:r w:rsidDel="00000000" w:rsidR="00000000" w:rsidRPr="00000000">
            <w:fldChar w:fldCharType="begin"/>
          </w:r>
          <w:r w:rsidDel="00000000" w:rsidR="00000000" w:rsidRPr="00000000">
            <w:delInstrText xml:space="preserve">HYPERLINK "https://drive.google.com/file/d/11q6mvNEbDKecZHnLDBq3nEhZWJazWX8i/view?usp=sharing"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Agent Foundations lecture slides</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Exercise sheet: </w:delText>
          </w:r>
          <w:r w:rsidDel="00000000" w:rsidR="00000000" w:rsidRPr="00000000">
            <w:fldChar w:fldCharType="begin"/>
          </w:r>
          <w:r w:rsidDel="00000000" w:rsidR="00000000" w:rsidRPr="00000000">
            <w:delInstrText xml:space="preserve">HYPERLINK "https://drive.google.com/file/d/1D5rEEO0n1u6_7h-Pnkz-ccCcuhPusIwe/view?usp=sharing"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Agency exercises</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(worked solutions available to instructors).</w:delText>
          </w:r>
        </w:del>
      </w:ins>
    </w:p>
    <w:p w:rsidR="00000000" w:rsidDel="00000000" w:rsidP="00000000" w:rsidRDefault="00000000" w:rsidRPr="00000000" w14:paraId="000000C4">
      <w:pPr>
        <w:pStyle w:val="Heading2"/>
        <w:spacing w:after="0" w:before="20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Fast-track</w:delText>
          </w:r>
        </w:del>
      </w:ins>
    </w:p>
    <w:p w:rsidR="00000000" w:rsidDel="00000000" w:rsidP="00000000" w:rsidRDefault="00000000" w:rsidRPr="00000000" w14:paraId="000000C5">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To get the core in about an hour, or to catch up after missing the day:</w:delText>
          </w:r>
        </w:del>
      </w:ins>
    </w:p>
    <w:p w:rsidR="00000000" w:rsidDel="00000000" w:rsidP="00000000" w:rsidRDefault="00000000" w:rsidRPr="00000000" w14:paraId="000000C6">
      <w:pPr>
        <w:numPr>
          <w:ilvl w:val="0"/>
          <w:numId w:val="10"/>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Read the “Morning lecture” summary below for the unifying spine (reflective stability, embedded agency, the modelling-vs-implementation split).</w:delText>
          </w:r>
        </w:del>
      </w:ins>
    </w:p>
    <w:p w:rsidR="00000000" w:rsidDel="00000000" w:rsidP="00000000" w:rsidRDefault="00000000" w:rsidRPr="00000000" w14:paraId="000000C7">
      <w:pPr>
        <w:numPr>
          <w:ilvl w:val="0"/>
          <w:numId w:val="10"/>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Read </w:delText>
          </w:r>
          <w:r w:rsidDel="00000000" w:rsidR="00000000" w:rsidRPr="00000000">
            <w:fldChar w:fldCharType="begin"/>
          </w:r>
          <w:r w:rsidDel="00000000" w:rsidR="00000000" w:rsidRPr="00000000">
            <w:delInstrText xml:space="preserve">HYPERLINK "https://www.lesswrong.com/posts/i3BTagvt3HbPMx6PN/embedded-agency-full-text-version"</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Embedded agency</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up to and including section 3.3, then section 4.1, and </w:delText>
          </w:r>
          <w:r w:rsidDel="00000000" w:rsidR="00000000" w:rsidRPr="00000000">
            <w:fldChar w:fldCharType="begin"/>
          </w:r>
          <w:r w:rsidDel="00000000" w:rsidR="00000000" w:rsidRPr="00000000">
            <w:delInstrText xml:space="preserve">HYPERLINK "https://www.lesswrong.com/posts/FWvzwCDRgcjb9sigb/why-agent-foundations-an-overly-abstract-explanation"</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Why agent foundations</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in full.</w:delText>
          </w:r>
        </w:del>
      </w:ins>
    </w:p>
    <w:p w:rsidR="00000000" w:rsidDel="00000000" w:rsidP="00000000" w:rsidRDefault="00000000" w:rsidRPr="00000000" w14:paraId="000000C8">
      <w:pPr>
        <w:numPr>
          <w:ilvl w:val="0"/>
          <w:numId w:val="10"/>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Pick the one strand closest to your background from “The five strands” below and read its first (most conceptual) listed reading.</w:delText>
          </w:r>
        </w:del>
      </w:ins>
    </w:p>
    <w:p w:rsidR="00000000" w:rsidDel="00000000" w:rsidP="00000000" w:rsidRDefault="00000000" w:rsidRPr="00000000" w14:paraId="000000C9">
      <w:pPr>
        <w:numPr>
          <w:ilvl w:val="0"/>
          <w:numId w:val="10"/>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Skim the takeaways at the end of each strand summary.</w:delText>
          </w:r>
        </w:del>
      </w:ins>
    </w:p>
    <w:p w:rsidR="00000000" w:rsidDel="00000000" w:rsidP="00000000" w:rsidRDefault="00000000" w:rsidRPr="00000000" w14:paraId="000000CA">
      <w:pPr>
        <w:pStyle w:val="Heading2"/>
        <w:spacing w:after="0" w:before="20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Main content</w:delText>
          </w:r>
        </w:del>
      </w:ins>
    </w:p>
    <w:p w:rsidR="00000000" w:rsidDel="00000000" w:rsidP="00000000" w:rsidRDefault="00000000" w:rsidRPr="00000000" w14:paraId="000000CB">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Agent foundations is not one theory but several research strands, each attacking a different facet of the same problem: how to reason about, and build, agents that are </w:delText>
          </w:r>
          <w:r w:rsidDel="00000000" w:rsidR="00000000" w:rsidRPr="00000000">
            <w:rPr>
              <w:rFonts w:ascii="Cambria" w:cs="Cambria" w:eastAsia="Cambria" w:hAnsi="Cambria"/>
              <w:sz w:val="24"/>
              <w:szCs w:val="24"/>
              <w:rtl w:val="0"/>
              <w:rPrChange w:author="Daniel Chiang" w:id="1" w:date="2026-07-09T20:25:09Z">
                <w:rPr/>
              </w:rPrChange>
            </w:rPr>
            <w:delText xml:space="preserve">embedded</w:delText>
          </w:r>
          <w:r w:rsidDel="00000000" w:rsidR="00000000" w:rsidRPr="00000000">
            <w:rPr>
              <w:rFonts w:ascii="Cambria" w:cs="Cambria" w:eastAsia="Cambria" w:hAnsi="Cambria"/>
              <w:sz w:val="24"/>
              <w:szCs w:val="24"/>
              <w:rtl w:val="0"/>
              <w:rPrChange w:author="Daniel Chiang" w:id="1" w:date="2026-07-09T20:25:09Z">
                <w:rPr/>
              </w:rPrChange>
            </w:rPr>
            <w:delText xml:space="preserve"> in the world they act on. This day is organized around five such strands (consequentialist foundations; Löb’s theorem and tiling agents; logical induction; optimization and thermodynamics; descriptive agent foundations). Each student pre-reads one strand in depth before the day; the morning lecture supplies the spine that connects them; the shared fundamental readings and a small-group discussion knit them into a single picture; and an exercise session makes a few of the results rigorous.</w:delText>
          </w:r>
        </w:del>
      </w:ins>
    </w:p>
    <w:p w:rsidR="00000000" w:rsidDel="00000000" w:rsidP="00000000" w:rsidRDefault="00000000" w:rsidRPr="00000000" w14:paraId="000000CC">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Read top to bottom, this section runs: the unifying spine (the morning lecture), then the fundamental readings that give a bird’s-eye view, then the five strands each with its readings, then the cross-pollination discussion, the exercises, and a self-check.</w:delText>
          </w:r>
        </w:del>
      </w:ins>
    </w:p>
    <w:p w:rsidR="00000000" w:rsidDel="00000000" w:rsidP="00000000" w:rsidRDefault="00000000" w:rsidRPr="00000000" w14:paraId="000000CD">
      <w:pPr>
        <w:pStyle w:val="Heading3"/>
        <w:spacing w:after="0" w:before="200" w:line="240" w:lineRule="auto"/>
        <w:rPr>
          <w:ins w:author="Daniel Chiang" w:id="2" w:date="2026-06-29T13:53:50Z"/>
          <w:del w:author="Daniel Chiang" w:id="0" w:date="2026-07-09T20:20:15Z"/>
          <w:rFonts w:ascii="Cambria" w:cs="Cambria" w:eastAsia="Cambria" w:hAnsi="Cambria"/>
          <w:color w:val="000000"/>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Morning lecture</w:delText>
          </w:r>
        </w:del>
      </w:ins>
    </w:p>
    <w:p w:rsidR="00000000" w:rsidDel="00000000" w:rsidP="00000000" w:rsidRDefault="00000000" w:rsidRPr="00000000" w14:paraId="000000CE">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Intent: give students the through-line (the unifying spine) that ties the five pre-reading tracks together, so the rest of the day reads as one picture rather than five disconnected topics. A teacher short on time should protect the embedded-agency and reflective-stability framing above any individual strand preview.</w:delText>
          </w:r>
          <w:r w:rsidDel="00000000" w:rsidR="00000000" w:rsidRPr="00000000">
            <w:rPr>
              <w:rtl w:val="0"/>
            </w:rPr>
          </w:r>
        </w:del>
      </w:ins>
    </w:p>
    <w:p w:rsidR="00000000" w:rsidDel="00000000" w:rsidP="00000000" w:rsidRDefault="00000000" w:rsidRPr="00000000" w14:paraId="000000CF">
      <w:pPr>
        <w:numPr>
          <w:ilvl w:val="0"/>
          <w:numId w:val="2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Why agent foundations.</w:delText>
          </w:r>
          <w:r w:rsidDel="00000000" w:rsidR="00000000" w:rsidRPr="00000000">
            <w:rPr>
              <w:rFonts w:ascii="Cambria" w:cs="Cambria" w:eastAsia="Cambria" w:hAnsi="Cambria"/>
              <w:sz w:val="24"/>
              <w:szCs w:val="24"/>
              <w:rtl w:val="0"/>
              <w:rPrChange w:author="Daniel Chiang" w:id="1" w:date="2026-07-09T20:25:09Z">
                <w:rPr/>
              </w:rPrChange>
            </w:rPr>
            <w:delText xml:space="preserve"> We may need key safety properties to hold on the first critical try, for an agent far more capable than any we can study directly. Agent foundations looks for the properties capable agents share </w:delText>
          </w:r>
          <w:r w:rsidDel="00000000" w:rsidR="00000000" w:rsidRPr="00000000">
            <w:rPr>
              <w:rFonts w:ascii="Cambria" w:cs="Cambria" w:eastAsia="Cambria" w:hAnsi="Cambria"/>
              <w:sz w:val="24"/>
              <w:szCs w:val="24"/>
              <w:rtl w:val="0"/>
              <w:rPrChange w:author="Daniel Chiang" w:id="1" w:date="2026-07-09T20:25:09Z">
                <w:rPr/>
              </w:rPrChange>
            </w:rPr>
            <w:delText xml:space="preserve">in general</w:delText>
          </w:r>
          <w:r w:rsidDel="00000000" w:rsidR="00000000" w:rsidRPr="00000000">
            <w:rPr>
              <w:rFonts w:ascii="Cambria" w:cs="Cambria" w:eastAsia="Cambria" w:hAnsi="Cambria"/>
              <w:sz w:val="24"/>
              <w:szCs w:val="24"/>
              <w:rtl w:val="0"/>
              <w:rPrChange w:author="Daniel Chiang" w:id="1" w:date="2026-07-09T20:25:09Z">
                <w:rPr/>
              </w:rPrChange>
            </w:rPr>
            <w:delText xml:space="preserve">, so we can reason about them in advance.</w:delText>
          </w:r>
        </w:del>
      </w:ins>
    </w:p>
    <w:p w:rsidR="00000000" w:rsidDel="00000000" w:rsidP="00000000" w:rsidRDefault="00000000" w:rsidRPr="00000000" w14:paraId="000000D0">
      <w:pPr>
        <w:numPr>
          <w:ilvl w:val="0"/>
          <w:numId w:val="2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Reflective stability.</w:delText>
          </w:r>
          <w:r w:rsidDel="00000000" w:rsidR="00000000" w:rsidRPr="00000000">
            <w:rPr>
              <w:rFonts w:ascii="Cambria" w:cs="Cambria" w:eastAsia="Cambria" w:hAnsi="Cambria"/>
              <w:sz w:val="24"/>
              <w:szCs w:val="24"/>
              <w:rtl w:val="0"/>
              <w:rPrChange w:author="Daniel Chiang" w:id="1" w:date="2026-07-09T20:25:09Z">
                <w:rPr/>
              </w:rPrChange>
            </w:rPr>
            <w:delText xml:space="preserve"> A safety property only matters if it survives the agent’s own self-modification: a capable agent may rewrite its code, build a more capable successor, or revise its world model. A property is </w:delText>
          </w:r>
          <w:r w:rsidDel="00000000" w:rsidR="00000000" w:rsidRPr="00000000">
            <w:rPr>
              <w:rFonts w:ascii="Cambria" w:cs="Cambria" w:eastAsia="Cambria" w:hAnsi="Cambria"/>
              <w:sz w:val="24"/>
              <w:szCs w:val="24"/>
              <w:rtl w:val="0"/>
              <w:rPrChange w:author="Daniel Chiang" w:id="1" w:date="2026-07-09T20:25:09Z">
                <w:rPr/>
              </w:rPrChange>
            </w:rPr>
            <w:delText xml:space="preserve">reflectively stable</w:delText>
          </w:r>
          <w:r w:rsidDel="00000000" w:rsidR="00000000" w:rsidRPr="00000000">
            <w:rPr>
              <w:rFonts w:ascii="Cambria" w:cs="Cambria" w:eastAsia="Cambria" w:hAnsi="Cambria"/>
              <w:sz w:val="24"/>
              <w:szCs w:val="24"/>
              <w:rtl w:val="0"/>
              <w:rPrChange w:author="Daniel Chiang" w:id="1" w:date="2026-07-09T20:25:09Z">
                <w:rPr/>
              </w:rPrChange>
            </w:rPr>
            <w:delText xml:space="preserve"> if it is invariant under all of these. Working assumption: under enough optimization pressure, a property persists only if there is some reason it must. Reflective stability is the thread running through every strand.</w:delText>
          </w:r>
        </w:del>
      </w:ins>
    </w:p>
    <w:p w:rsidR="00000000" w:rsidDel="00000000" w:rsidP="00000000" w:rsidRDefault="00000000" w:rsidRPr="00000000" w14:paraId="000000D1">
      <w:pPr>
        <w:numPr>
          <w:ilvl w:val="0"/>
          <w:numId w:val="2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Robust concepts (“true names”).</w:delText>
          </w:r>
          <w:r w:rsidDel="00000000" w:rsidR="00000000" w:rsidRPr="00000000">
            <w:rPr>
              <w:rFonts w:ascii="Cambria" w:cs="Cambria" w:eastAsia="Cambria" w:hAnsi="Cambria"/>
              <w:sz w:val="24"/>
              <w:szCs w:val="24"/>
              <w:rtl w:val="0"/>
              <w:rPrChange w:author="Daniel Chiang" w:id="1" w:date="2026-07-09T20:25:09Z">
                <w:rPr/>
              </w:rPrChange>
            </w:rPr>
            <w:delText xml:space="preserve"> Goodhart’s law says a proxy that becomes a target stops measuring what we want. So a theory of agency must be built from concepts that do not break under optimization, the “true names” of optimization, goals, world models, and embeddedness.</w:delText>
          </w:r>
        </w:del>
      </w:ins>
    </w:p>
    <w:p w:rsidR="00000000" w:rsidDel="00000000" w:rsidP="00000000" w:rsidRDefault="00000000" w:rsidRPr="00000000" w14:paraId="000000D2">
      <w:pPr>
        <w:numPr>
          <w:ilvl w:val="0"/>
          <w:numId w:val="2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Two pathways of impact (following C. Wyeth).</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rPr>
              <w:rFonts w:ascii="Cambria" w:cs="Cambria" w:eastAsia="Cambria" w:hAnsi="Cambria"/>
              <w:sz w:val="24"/>
              <w:szCs w:val="24"/>
              <w:rtl w:val="0"/>
              <w:rPrChange w:author="Daniel Chiang" w:id="1" w:date="2026-07-09T20:25:09Z">
                <w:rPr/>
              </w:rPrChange>
            </w:rPr>
            <w:delText xml:space="preserve">Modelling</w:delText>
          </w:r>
          <w:r w:rsidDel="00000000" w:rsidR="00000000" w:rsidRPr="00000000">
            <w:rPr>
              <w:rFonts w:ascii="Cambria" w:cs="Cambria" w:eastAsia="Cambria" w:hAnsi="Cambria"/>
              <w:sz w:val="24"/>
              <w:szCs w:val="24"/>
              <w:rtl w:val="0"/>
              <w:rPrChange w:author="Daniel Chiang" w:id="1" w:date="2026-07-09T20:25:09Z">
                <w:rPr/>
              </w:rPrChange>
            </w:rPr>
            <w:delText xml:space="preserve">: build an abstract mathematical model of an idealised capable agent and use it to show why a given alignment proposal would fail. </w:delText>
          </w:r>
          <w:r w:rsidDel="00000000" w:rsidR="00000000" w:rsidRPr="00000000">
            <w:rPr>
              <w:rFonts w:ascii="Cambria" w:cs="Cambria" w:eastAsia="Cambria" w:hAnsi="Cambria"/>
              <w:sz w:val="24"/>
              <w:szCs w:val="24"/>
              <w:rtl w:val="0"/>
              <w:rPrChange w:author="Daniel Chiang" w:id="1" w:date="2026-07-09T20:25:09Z">
                <w:rPr/>
              </w:rPrChange>
            </w:rPr>
            <w:delText xml:space="preserve">Implementation</w:delText>
          </w:r>
          <w:r w:rsidDel="00000000" w:rsidR="00000000" w:rsidRPr="00000000">
            <w:rPr>
              <w:rFonts w:ascii="Cambria" w:cs="Cambria" w:eastAsia="Cambria" w:hAnsi="Cambria"/>
              <w:sz w:val="24"/>
              <w:szCs w:val="24"/>
              <w:rtl w:val="0"/>
              <w:rPrChange w:author="Daniel Chiang" w:id="1" w:date="2026-07-09T20:25:09Z">
                <w:rPr/>
              </w:rPrChange>
            </w:rPr>
            <w:delText xml:space="preserve">: develop a theory far enough to build and inspect an actual system, often favouring a modular architecture (a separate, inspectable world model, planner, and goal) so each part can be checked.</w:delText>
          </w:r>
        </w:del>
      </w:ins>
    </w:p>
    <w:p w:rsidR="00000000" w:rsidDel="00000000" w:rsidP="00000000" w:rsidRDefault="00000000" w:rsidRPr="00000000" w14:paraId="000000D3">
      <w:pPr>
        <w:numPr>
          <w:ilvl w:val="0"/>
          <w:numId w:val="2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Dualistic vs embedded agents.</w:delText>
          </w:r>
          <w:r w:rsidDel="00000000" w:rsidR="00000000" w:rsidRPr="00000000">
            <w:rPr>
              <w:rFonts w:ascii="Cambria" w:cs="Cambria" w:eastAsia="Cambria" w:hAnsi="Cambria"/>
              <w:sz w:val="24"/>
              <w:szCs w:val="24"/>
              <w:rtl w:val="0"/>
              <w:rPrChange w:author="Daniel Chiang" w:id="1" w:date="2026-07-09T20:25:09Z">
                <w:rPr/>
              </w:rPrChange>
            </w:rPr>
            <w:delText xml:space="preserve"> The standard picture (an agent with clean I/O, “larger than” and “outside” its environment, holding a full world model in its head) is dualistic. A real agent is </w:delText>
          </w:r>
          <w:r w:rsidDel="00000000" w:rsidR="00000000" w:rsidRPr="00000000">
            <w:rPr>
              <w:rFonts w:ascii="Cambria" w:cs="Cambria" w:eastAsia="Cambria" w:hAnsi="Cambria"/>
              <w:sz w:val="24"/>
              <w:szCs w:val="24"/>
              <w:rtl w:val="0"/>
              <w:rPrChange w:author="Daniel Chiang" w:id="1" w:date="2026-07-09T20:25:09Z">
                <w:rPr/>
              </w:rPrChange>
            </w:rPr>
            <w:delText xml:space="preserve">embedded</w:delText>
          </w:r>
          <w:r w:rsidDel="00000000" w:rsidR="00000000" w:rsidRPr="00000000">
            <w:rPr>
              <w:rFonts w:ascii="Cambria" w:cs="Cambria" w:eastAsia="Cambria" w:hAnsi="Cambria"/>
              <w:sz w:val="24"/>
              <w:szCs w:val="24"/>
              <w:rtl w:val="0"/>
              <w:rPrChange w:author="Daniel Chiang" w:id="1" w:date="2026-07-09T20:25:09Z">
                <w:rPr/>
              </w:rPrChange>
            </w:rPr>
            <w:delText xml:space="preserve">: part of the world, made of the same pieces, smaller than its environment, with no crisp boundary, and able to be copied, modified, or to model itself. Embeddedness is what makes self-improvement, multi-agent reasoning about copies, and self-reference unavoidable, and it is what the rest of the day is about.</w:delText>
          </w:r>
        </w:del>
      </w:ins>
    </w:p>
    <w:p w:rsidR="00000000" w:rsidDel="00000000" w:rsidP="00000000" w:rsidRDefault="00000000" w:rsidRPr="00000000" w14:paraId="000000D4">
      <w:pPr>
        <w:pStyle w:val="Heading3"/>
        <w:spacing w:after="0" w:before="200" w:line="240" w:lineRule="auto"/>
        <w:rPr>
          <w:ins w:author="Daniel Chiang" w:id="2" w:date="2026-06-29T13:53:50Z"/>
          <w:del w:author="Daniel Chiang" w:id="0" w:date="2026-07-09T20:20:15Z"/>
          <w:rFonts w:ascii="Cambria" w:cs="Cambria" w:eastAsia="Cambria" w:hAnsi="Cambria"/>
          <w:color w:val="000000"/>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Fundamental reading</w:delText>
          </w:r>
        </w:del>
      </w:ins>
    </w:p>
    <w:p w:rsidR="00000000" w:rsidDel="00000000" w:rsidP="00000000" w:rsidRDefault="00000000" w:rsidRPr="00000000" w14:paraId="000000D5">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Intent: a shared bird’s-eye view that ties the five tracks to embedded agency, so the mixed-group discussion has common ground. Everyone reads these on the day (skimming beforehand is fine).</w:delText>
          </w:r>
          <w:r w:rsidDel="00000000" w:rsidR="00000000" w:rsidRPr="00000000">
            <w:rPr>
              <w:rtl w:val="0"/>
            </w:rPr>
          </w:r>
        </w:del>
      </w:ins>
    </w:p>
    <w:p w:rsidR="00000000" w:rsidDel="00000000" w:rsidP="00000000" w:rsidRDefault="00000000" w:rsidRPr="00000000" w14:paraId="000000D6">
      <w:pPr>
        <w:numPr>
          <w:ilvl w:val="0"/>
          <w:numId w:val="7"/>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"https://www.lesswrong.com/posts/i3BTagvt3HbPMx6PN/embedded-agency-full-text-version"</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Embedded agency</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read up to and including section 3.3, then section 4.1. The canonical statement of the embedded-agency problem cluster (the Alexei/Emmy framing the lecture uses).</w:delText>
          </w:r>
        </w:del>
      </w:ins>
    </w:p>
    <w:p w:rsidR="00000000" w:rsidDel="00000000" w:rsidP="00000000" w:rsidRDefault="00000000" w:rsidRPr="00000000" w14:paraId="000000D7">
      <w:pPr>
        <w:numPr>
          <w:ilvl w:val="0"/>
          <w:numId w:val="7"/>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"https://www.lesswrong.com/posts/FWvzwCDRgcjb9sigb/why-agent-foundations-an-overly-abstract-explanation"</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Why agent foundations</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read entirely. Why this abstract, theory-first approach is worth pursuing.</w:delText>
          </w:r>
        </w:del>
      </w:ins>
    </w:p>
    <w:p w:rsidR="00000000" w:rsidDel="00000000" w:rsidP="00000000" w:rsidRDefault="00000000" w:rsidRPr="00000000" w14:paraId="000000D8">
      <w:pPr>
        <w:numPr>
          <w:ilvl w:val="0"/>
          <w:numId w:val="7"/>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"https://www.lesswrong.com/w/reflectively-consistent-degree-of-freedom"</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Reflectively consistent degree of freedom</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read entirely. The precise notion behind a property an agent would not self-modify away, which is the day’s recurring theme of reflective stability.</w:delText>
          </w:r>
        </w:del>
      </w:ins>
    </w:p>
    <w:p w:rsidR="00000000" w:rsidDel="00000000" w:rsidP="00000000" w:rsidRDefault="00000000" w:rsidRPr="00000000" w14:paraId="000000D9">
      <w:pPr>
        <w:numPr>
          <w:ilvl w:val="0"/>
          <w:numId w:val="7"/>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fldChar w:fldCharType="begin"/>
          </w:r>
          <w:r w:rsidDel="00000000" w:rsidR="00000000" w:rsidRPr="00000000">
            <w:delInstrText xml:space="preserve">HYPERLINK "https://www.lesswrong.com/posts/6mysMAqvo9giHC4iX/what-s-general-purpose-search-and-why-might-we-expect-to-see"</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General purpose search</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read entirely. Why a capable mind plausibly contains a retargetable search process.</w:delText>
          </w:r>
        </w:del>
      </w:ins>
    </w:p>
    <w:p w:rsidR="00000000" w:rsidDel="00000000" w:rsidP="00000000" w:rsidRDefault="00000000" w:rsidRPr="00000000" w14:paraId="000000DA">
      <w:pPr>
        <w:pStyle w:val="Heading3"/>
        <w:spacing w:after="0" w:before="200" w:line="240" w:lineRule="auto"/>
        <w:rPr>
          <w:ins w:author="Daniel Chiang" w:id="2" w:date="2026-06-29T13:53:50Z"/>
          <w:del w:author="Daniel Chiang" w:id="0" w:date="2026-07-09T20:20:15Z"/>
          <w:rFonts w:ascii="Cambria" w:cs="Cambria" w:eastAsia="Cambria" w:hAnsi="Cambria"/>
          <w:color w:val="000000"/>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The five strands (pre-reading tracks)</w:delText>
          </w:r>
        </w:del>
      </w:ins>
    </w:p>
    <w:p w:rsidR="00000000" w:rsidDel="00000000" w:rsidP="00000000" w:rsidRDefault="00000000" w:rsidRPr="00000000" w14:paraId="000000DB">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five strands are different facets of one problem, embedded agency; each student pre-reads one. Every summary below is self-contained at the conceptual level and ends with that strand’s readings (start with the first listed, which is the most conceptual). The morning lecture previews all five; the cross-pollination discussion connects them.</w:delText>
          </w:r>
          <w:r w:rsidDel="00000000" w:rsidR="00000000" w:rsidRPr="00000000">
            <w:rPr>
              <w:rtl w:val="0"/>
            </w:rPr>
          </w:r>
        </w:del>
      </w:ins>
    </w:p>
    <w:p w:rsidR="00000000" w:rsidDel="00000000" w:rsidP="00000000" w:rsidRDefault="00000000" w:rsidRPr="00000000" w14:paraId="000000DC">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1. Consequentialist foundations.</w:delText>
          </w:r>
          <w:r w:rsidDel="00000000" w:rsidR="00000000" w:rsidRPr="00000000">
            <w:rPr>
              <w:rFonts w:ascii="Cambria" w:cs="Cambria" w:eastAsia="Cambria" w:hAnsi="Cambria"/>
              <w:sz w:val="24"/>
              <w:szCs w:val="24"/>
              <w:rtl w:val="0"/>
              <w:rPrChange w:author="Daniel Chiang" w:id="1" w:date="2026-07-09T20:25:09Z">
                <w:rPr/>
              </w:rPrChange>
            </w:rPr>
            <w:delText xml:space="preserve"> If an agent’s preferences are cyclic, an adversary can money-pump it through trades that each look acceptable but leave it strictly worse off. So any agent that reliably avoids such dominated strategies behaves </w:delText>
          </w:r>
          <w:r w:rsidDel="00000000" w:rsidR="00000000" w:rsidRPr="00000000">
            <w:rPr>
              <w:rFonts w:ascii="Cambria" w:cs="Cambria" w:eastAsia="Cambria" w:hAnsi="Cambria"/>
              <w:sz w:val="24"/>
              <w:szCs w:val="24"/>
              <w:rtl w:val="0"/>
              <w:rPrChange w:author="Daniel Chiang" w:id="1" w:date="2026-07-09T20:25:09Z">
                <w:rPr/>
              </w:rPrChange>
            </w:rPr>
            <w:delText xml:space="preserve">as if</w:delText>
          </w:r>
          <w:r w:rsidDel="00000000" w:rsidR="00000000" w:rsidRPr="00000000">
            <w:rPr>
              <w:rFonts w:ascii="Cambria" w:cs="Cambria" w:eastAsia="Cambria" w:hAnsi="Cambria"/>
              <w:sz w:val="24"/>
              <w:szCs w:val="24"/>
              <w:rtl w:val="0"/>
              <w:rPrChange w:author="Daniel Chiang" w:id="1" w:date="2026-07-09T20:25:09Z">
                <w:rPr/>
              </w:rPrChange>
            </w:rPr>
            <w:delText xml:space="preserve"> it maximizes a utility function. The </w:delText>
          </w:r>
          <w:r w:rsidDel="00000000" w:rsidR="00000000" w:rsidRPr="00000000">
            <w:rPr>
              <w:rFonts w:ascii="Cambria" w:cs="Cambria" w:eastAsia="Cambria" w:hAnsi="Cambria"/>
              <w:sz w:val="24"/>
              <w:szCs w:val="24"/>
              <w:rtl w:val="0"/>
              <w:rPrChange w:author="Daniel Chiang" w:id="1" w:date="2026-07-09T20:25:09Z">
                <w:rPr/>
              </w:rPrChange>
            </w:rPr>
            <w:delText xml:space="preserve">complete class theorem</w:delText>
          </w:r>
          <w:r w:rsidDel="00000000" w:rsidR="00000000" w:rsidRPr="00000000">
            <w:rPr>
              <w:rFonts w:ascii="Cambria" w:cs="Cambria" w:eastAsia="Cambria" w:hAnsi="Cambria"/>
              <w:sz w:val="24"/>
              <w:szCs w:val="24"/>
              <w:rtl w:val="0"/>
              <w:rPrChange w:author="Daniel Chiang" w:id="1" w:date="2026-07-09T20:25:09Z">
                <w:rPr/>
              </w:rPrChange>
            </w:rPr>
            <w:delText xml:space="preserve"> sharpens this: any decision rule that is not dominated (Pareto-optimal across environments) is Bayes-optimal under some prior with full support. This is </w:delText>
          </w:r>
          <w:r w:rsidDel="00000000" w:rsidR="00000000" w:rsidRPr="00000000">
            <w:rPr>
              <w:rFonts w:ascii="Cambria" w:cs="Cambria" w:eastAsia="Cambria" w:hAnsi="Cambria"/>
              <w:sz w:val="24"/>
              <w:szCs w:val="24"/>
              <w:rtl w:val="0"/>
              <w:rPrChange w:author="Daniel Chiang" w:id="1" w:date="2026-07-09T20:25:09Z">
                <w:rPr/>
              </w:rPrChange>
            </w:rPr>
            <w:delText xml:space="preserve">representational</w:delText>
          </w:r>
          <w:r w:rsidDel="00000000" w:rsidR="00000000" w:rsidRPr="00000000">
            <w:rPr>
              <w:rFonts w:ascii="Cambria" w:cs="Cambria" w:eastAsia="Cambria" w:hAnsi="Cambria"/>
              <w:sz w:val="24"/>
              <w:szCs w:val="24"/>
              <w:rtl w:val="0"/>
              <w:rPrChange w:author="Daniel Chiang" w:id="1" w:date="2026-07-09T20:25:09Z">
                <w:rPr/>
              </w:rPrChange>
            </w:rPr>
            <w:delText xml:space="preserve">, not mechanistic: it says a capable, non-self-defeating agent looks like a Bayesian expected-utility maximizer from the outside, without saying it has a utility function inside, and without telling us </w:delText>
          </w:r>
          <w:r w:rsidDel="00000000" w:rsidR="00000000" w:rsidRPr="00000000">
            <w:rPr>
              <w:rFonts w:ascii="Cambria" w:cs="Cambria" w:eastAsia="Cambria" w:hAnsi="Cambria"/>
              <w:sz w:val="24"/>
              <w:szCs w:val="24"/>
              <w:rtl w:val="0"/>
              <w:rPrChange w:author="Daniel Chiang" w:id="1" w:date="2026-07-09T20:25:09Z">
                <w:rPr/>
              </w:rPrChange>
            </w:rPr>
            <w:delText xml:space="preserve">which</w:delText>
          </w:r>
          <w:r w:rsidDel="00000000" w:rsidR="00000000" w:rsidRPr="00000000">
            <w:rPr>
              <w:rFonts w:ascii="Cambria" w:cs="Cambria" w:eastAsia="Cambria" w:hAnsi="Cambria"/>
              <w:sz w:val="24"/>
              <w:szCs w:val="24"/>
              <w:rtl w:val="0"/>
              <w:rPrChange w:author="Daniel Chiang" w:id="1" w:date="2026-07-09T20:25:09Z">
                <w:rPr/>
              </w:rPrChange>
            </w:rPr>
            <w:delText xml:space="preserve"> utility function (the hard part). </w:delText>
          </w:r>
          <w:r w:rsidDel="00000000" w:rsidR="00000000" w:rsidRPr="00000000">
            <w:rPr>
              <w:rFonts w:ascii="Cambria" w:cs="Cambria" w:eastAsia="Cambria" w:hAnsi="Cambria"/>
              <w:sz w:val="24"/>
              <w:szCs w:val="24"/>
              <w:rtl w:val="0"/>
              <w:rPrChange w:author="Daniel Chiang" w:id="1" w:date="2026-07-09T20:25:09Z">
                <w:rPr/>
              </w:rPrChange>
            </w:rPr>
            <w:delText xml:space="preserve">Takeaway: coherence gives a reflectively-stable target (a dominated strategy is one a rational agent would self-modify away from), but it under-determines the agent’s actual goals.</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rPr>
              <w:rFonts w:ascii="Cambria" w:cs="Cambria" w:eastAsia="Cambria" w:hAnsi="Cambria"/>
              <w:sz w:val="24"/>
              <w:szCs w:val="24"/>
              <w:rtl w:val="0"/>
              <w:rPrChange w:author="Daniel Chiang" w:id="1" w:date="2026-07-09T20:25:09Z">
                <w:rPr/>
              </w:rPrChange>
            </w:rPr>
            <w:delText xml:space="preserve">Readings:</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"https://www.lesswrong.com/s/SgomvxZ3cJWy2SBCu/p/RQpNHSiWaXTvDxt6R"</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Coherent decisions imply consistent utilities</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(Introduction; “Why not circular preferences?”; “Probabilities and expected utilities” through “Conditional probability”; Conclusion); </w:delText>
          </w:r>
          <w:r w:rsidDel="00000000" w:rsidR="00000000" w:rsidRPr="00000000">
            <w:fldChar w:fldCharType="begin"/>
          </w:r>
          <w:r w:rsidDel="00000000" w:rsidR="00000000" w:rsidRPr="00000000">
            <w:delInstrText xml:space="preserve">HYPERLINK "https://www.lesswrong.com/posts/73pTioGZKNcfQmvGF/the-measuring-stick-of-utility-problem"</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The measuring stick of utility</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"https://www.lesswrong.com/posts/sZuw6SGfmZHvcAAEP/complete-class-consequentialist-foundations"</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Complete class: consequentialist foundations</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w:delText>
          </w:r>
        </w:del>
      </w:ins>
    </w:p>
    <w:p w:rsidR="00000000" w:rsidDel="00000000" w:rsidP="00000000" w:rsidRDefault="00000000" w:rsidRPr="00000000" w14:paraId="000000DD">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2. Löb’s theorem and tiling agents.</w:delText>
          </w:r>
          <w:r w:rsidDel="00000000" w:rsidR="00000000" w:rsidRPr="00000000">
            <w:rPr>
              <w:rFonts w:ascii="Cambria" w:cs="Cambria" w:eastAsia="Cambria" w:hAnsi="Cambria"/>
              <w:sz w:val="24"/>
              <w:szCs w:val="24"/>
              <w:rtl w:val="0"/>
              <w:rPrChange w:author="Daniel Chiang" w:id="1" w:date="2026-07-09T20:25:09Z">
                <w:rPr/>
              </w:rPrChange>
            </w:rPr>
            <w:delText xml:space="preserve"> A capable agent may build a successor more capable than itself. By </w:delText>
          </w:r>
          <w:r w:rsidDel="00000000" w:rsidR="00000000" w:rsidRPr="00000000">
            <w:rPr>
              <w:rFonts w:ascii="Cambria" w:cs="Cambria" w:eastAsia="Cambria" w:hAnsi="Cambria"/>
              <w:sz w:val="24"/>
              <w:szCs w:val="24"/>
              <w:rtl w:val="0"/>
              <w:rPrChange w:author="Daniel Chiang" w:id="1" w:date="2026-07-09T20:25:09Z">
                <w:rPr/>
              </w:rPrChange>
            </w:rPr>
            <w:delText xml:space="preserve">Vingean reflection</w:delText>
          </w:r>
          <w:r w:rsidDel="00000000" w:rsidR="00000000" w:rsidRPr="00000000">
            <w:rPr>
              <w:rFonts w:ascii="Cambria" w:cs="Cambria" w:eastAsia="Cambria" w:hAnsi="Cambria"/>
              <w:sz w:val="24"/>
              <w:szCs w:val="24"/>
              <w:rtl w:val="0"/>
              <w:rPrChange w:author="Daniel Chiang" w:id="1" w:date="2026-07-09T20:25:09Z">
                <w:rPr/>
              </w:rPrChange>
            </w:rPr>
            <w:delText xml:space="preserve">, it cannot verify the successor by simulating it (if it could predict the successor’s exact moves, it would be that capable already), so it must reason abstractly about the successor’s </w:delText>
          </w:r>
          <w:r w:rsidDel="00000000" w:rsidR="00000000" w:rsidRPr="00000000">
            <w:rPr>
              <w:rFonts w:ascii="Cambria" w:cs="Cambria" w:eastAsia="Cambria" w:hAnsi="Cambria"/>
              <w:sz w:val="24"/>
              <w:szCs w:val="24"/>
              <w:rtl w:val="0"/>
              <w:rPrChange w:author="Daniel Chiang" w:id="1" w:date="2026-07-09T20:25:09Z">
                <w:rPr/>
              </w:rPrChange>
            </w:rPr>
            <w:delText xml:space="preserve">design</w:delText>
          </w:r>
          <w:r w:rsidDel="00000000" w:rsidR="00000000" w:rsidRPr="00000000">
            <w:rPr>
              <w:rFonts w:ascii="Cambria" w:cs="Cambria" w:eastAsia="Cambria" w:hAnsi="Cambria"/>
              <w:sz w:val="24"/>
              <w:szCs w:val="24"/>
              <w:rtl w:val="0"/>
              <w:rPrChange w:author="Daniel Chiang" w:id="1" w:date="2026-07-09T20:25:09Z">
                <w:rPr/>
              </w:rPrChange>
            </w:rPr>
            <w:delText xml:space="preserve">. The natural strategy (“trust the successor because it only takes actions it has proved safe”) needs the parent to trust the successor’s proofs. </w:delText>
          </w:r>
          <w:r w:rsidDel="00000000" w:rsidR="00000000" w:rsidRPr="00000000">
            <w:rPr>
              <w:rFonts w:ascii="Cambria" w:cs="Cambria" w:eastAsia="Cambria" w:hAnsi="Cambria"/>
              <w:sz w:val="24"/>
              <w:szCs w:val="24"/>
              <w:rtl w:val="0"/>
              <w:rPrChange w:author="Daniel Chiang" w:id="1" w:date="2026-07-09T20:25:09Z">
                <w:rPr/>
              </w:rPrChange>
            </w:rPr>
            <w:delText xml:space="preserve">Löb’s theorem</w:delText>
          </w:r>
          <w:r w:rsidDel="00000000" w:rsidR="00000000" w:rsidRPr="00000000">
            <w:rPr>
              <w:rFonts w:ascii="Cambria" w:cs="Cambria" w:eastAsia="Cambria" w:hAnsi="Cambria"/>
              <w:sz w:val="24"/>
              <w:szCs w:val="24"/>
              <w:rtl w:val="0"/>
              <w:rPrChange w:author="Daniel Chiang" w:id="1" w:date="2026-07-09T20:25:09Z">
                <w:rPr/>
              </w:rPrChange>
            </w:rPr>
            <w:delText xml:space="preserve"> blocks this: if a consistent system </w:delText>
          </w:r>
          <w:r w:rsidDel="00000000" w:rsidR="00000000" w:rsidRPr="00000000">
            <w:rPr>
              <w:rFonts w:ascii="Cambria" w:cs="Cambria" w:eastAsia="Cambria" w:hAnsi="Cambria"/>
              <w:sz w:val="24"/>
              <w:szCs w:val="24"/>
              <w:rtl w:val="0"/>
              <w:rPrChange w:author="Daniel Chiang" w:id="1" w:date="2026-07-09T20:25:09Z">
                <w:rPr/>
              </w:rPrChange>
            </w:rPr>
            <w:delText xml:space="preserve">L</w:delText>
          </w:r>
          <w:r w:rsidDel="00000000" w:rsidR="00000000" w:rsidRPr="00000000">
            <w:rPr>
              <w:rFonts w:ascii="Cambria" w:cs="Cambria" w:eastAsia="Cambria" w:hAnsi="Cambria"/>
              <w:sz w:val="24"/>
              <w:szCs w:val="24"/>
              <w:rtl w:val="0"/>
              <w:rPrChange w:author="Daniel Chiang" w:id="1" w:date="2026-07-09T20:25:09Z">
                <w:rPr/>
              </w:rPrChange>
            </w:rPr>
            <w:delText xml:space="preserve"> can prove “if </w:delText>
          </w:r>
          <w:r w:rsidDel="00000000" w:rsidR="00000000" w:rsidRPr="00000000">
            <w:rPr>
              <w:rFonts w:ascii="Cambria" w:cs="Cambria" w:eastAsia="Cambria" w:hAnsi="Cambria"/>
              <w:sz w:val="24"/>
              <w:szCs w:val="24"/>
              <w:rtl w:val="0"/>
              <w:rPrChange w:author="Daniel Chiang" w:id="1" w:date="2026-07-09T20:25:09Z">
                <w:rPr/>
              </w:rPrChange>
            </w:rPr>
            <w:delText xml:space="preserve">L</w:delText>
          </w:r>
          <w:r w:rsidDel="00000000" w:rsidR="00000000" w:rsidRPr="00000000">
            <w:rPr>
              <w:rFonts w:ascii="Cambria" w:cs="Cambria" w:eastAsia="Cambria" w:hAnsi="Cambria"/>
              <w:sz w:val="24"/>
              <w:szCs w:val="24"/>
              <w:rtl w:val="0"/>
              <w:rPrChange w:author="Daniel Chiang" w:id="1" w:date="2026-07-09T20:25:09Z">
                <w:rPr/>
              </w:rPrChange>
            </w:rPr>
            <w:delText xml:space="preserve"> proves </w:delText>
          </w:r>
          <w:r w:rsidDel="00000000" w:rsidR="00000000" w:rsidRPr="00000000">
            <w:rPr>
              <w:rFonts w:ascii="Cambria" w:cs="Cambria" w:eastAsia="Cambria" w:hAnsi="Cambria"/>
              <w:sz w:val="24"/>
              <w:szCs w:val="24"/>
              <w:rtl w:val="0"/>
              <w:rPrChange w:author="Daniel Chiang" w:id="1" w:date="2026-07-09T20:25:09Z">
                <w:rPr/>
              </w:rPrChange>
            </w:rPr>
            <w:delText xml:space="preserve">C</w:delText>
          </w:r>
          <w:r w:rsidDel="00000000" w:rsidR="00000000" w:rsidRPr="00000000">
            <w:rPr>
              <w:rFonts w:ascii="Cambria" w:cs="Cambria" w:eastAsia="Cambria" w:hAnsi="Cambria"/>
              <w:sz w:val="24"/>
              <w:szCs w:val="24"/>
              <w:rtl w:val="0"/>
              <w:rPrChange w:author="Daniel Chiang" w:id="1" w:date="2026-07-09T20:25:09Z">
                <w:rPr/>
              </w:rPrChange>
            </w:rPr>
            <w:delText xml:space="preserve"> then </w:delText>
          </w:r>
          <w:r w:rsidDel="00000000" w:rsidR="00000000" w:rsidRPr="00000000">
            <w:rPr>
              <w:rFonts w:ascii="Cambria" w:cs="Cambria" w:eastAsia="Cambria" w:hAnsi="Cambria"/>
              <w:sz w:val="24"/>
              <w:szCs w:val="24"/>
              <w:rtl w:val="0"/>
              <w:rPrChange w:author="Daniel Chiang" w:id="1" w:date="2026-07-09T20:25:09Z">
                <w:rPr/>
              </w:rPrChange>
            </w:rPr>
            <w:delText xml:space="preserve">C</w:delText>
          </w:r>
          <w:r w:rsidDel="00000000" w:rsidR="00000000" w:rsidRPr="00000000">
            <w:rPr>
              <w:rFonts w:ascii="Cambria" w:cs="Cambria" w:eastAsia="Cambria" w:hAnsi="Cambria"/>
              <w:sz w:val="24"/>
              <w:szCs w:val="24"/>
              <w:rtl w:val="0"/>
              <w:rPrChange w:author="Daniel Chiang" w:id="1" w:date="2026-07-09T20:25:09Z">
                <w:rPr/>
              </w:rPrChange>
            </w:rPr>
            <w:delText xml:space="preserve">”, then </w:delText>
          </w:r>
          <w:r w:rsidDel="00000000" w:rsidR="00000000" w:rsidRPr="00000000">
            <w:rPr>
              <w:rFonts w:ascii="Cambria" w:cs="Cambria" w:eastAsia="Cambria" w:hAnsi="Cambria"/>
              <w:sz w:val="24"/>
              <w:szCs w:val="24"/>
              <w:rtl w:val="0"/>
              <w:rPrChange w:author="Daniel Chiang" w:id="1" w:date="2026-07-09T20:25:09Z">
                <w:rPr/>
              </w:rPrChange>
            </w:rPr>
            <w:delText xml:space="preserve">L</w:delText>
          </w:r>
          <w:r w:rsidDel="00000000" w:rsidR="00000000" w:rsidRPr="00000000">
            <w:rPr>
              <w:rFonts w:ascii="Cambria" w:cs="Cambria" w:eastAsia="Cambria" w:hAnsi="Cambria"/>
              <w:sz w:val="24"/>
              <w:szCs w:val="24"/>
              <w:rtl w:val="0"/>
              <w:rPrChange w:author="Daniel Chiang" w:id="1" w:date="2026-07-09T20:25:09Z">
                <w:rPr/>
              </w:rPrChange>
            </w:rPr>
            <w:delText xml:space="preserve"> already proves </w:delText>
          </w:r>
          <w:r w:rsidDel="00000000" w:rsidR="00000000" w:rsidRPr="00000000">
            <w:rPr>
              <w:rFonts w:ascii="Cambria" w:cs="Cambria" w:eastAsia="Cambria" w:hAnsi="Cambria"/>
              <w:sz w:val="24"/>
              <w:szCs w:val="24"/>
              <w:rtl w:val="0"/>
              <w:rPrChange w:author="Daniel Chiang" w:id="1" w:date="2026-07-09T20:25:09Z">
                <w:rPr/>
              </w:rPrChange>
            </w:rPr>
            <w:delText xml:space="preserve">C</w:delText>
          </w:r>
          <w:r w:rsidDel="00000000" w:rsidR="00000000" w:rsidRPr="00000000">
            <w:rPr>
              <w:rFonts w:ascii="Cambria" w:cs="Cambria" w:eastAsia="Cambria" w:hAnsi="Cambria"/>
              <w:sz w:val="24"/>
              <w:szCs w:val="24"/>
              <w:rtl w:val="0"/>
              <w:rPrChange w:author="Daniel Chiang" w:id="1" w:date="2026-07-09T20:25:09Z">
                <w:rPr/>
              </w:rPrChange>
            </w:rPr>
            <w:delText xml:space="preserve">. A consistent system cannot vouch for its own proofs in the abstract, only for a strictly weaker system’s. So a naive chain of self-improvements uses an ever-weaker proof system (a “telomere” of logical strength that runs out), the </w:delText>
          </w:r>
          <w:r w:rsidDel="00000000" w:rsidR="00000000" w:rsidRPr="00000000">
            <w:rPr>
              <w:rFonts w:ascii="Cambria" w:cs="Cambria" w:eastAsia="Cambria" w:hAnsi="Cambria"/>
              <w:sz w:val="24"/>
              <w:szCs w:val="24"/>
              <w:rtl w:val="0"/>
              <w:rPrChange w:author="Daniel Chiang" w:id="1" w:date="2026-07-09T20:25:09Z">
                <w:rPr/>
              </w:rPrChange>
            </w:rPr>
            <w:delText xml:space="preserve">finite descent problem</w:delText>
          </w:r>
          <w:r w:rsidDel="00000000" w:rsidR="00000000" w:rsidRPr="00000000">
            <w:rPr>
              <w:rFonts w:ascii="Cambria" w:cs="Cambria" w:eastAsia="Cambria" w:hAnsi="Cambria"/>
              <w:sz w:val="24"/>
              <w:szCs w:val="24"/>
              <w:rtl w:val="0"/>
              <w:rPrChange w:author="Daniel Chiang" w:id="1" w:date="2026-07-09T20:25:09Z">
                <w:rPr/>
              </w:rPrChange>
            </w:rPr>
            <w:delText xml:space="preserve">. The tiling-agents programme studies whether this obstacle can be overcome. </w:delText>
          </w:r>
          <w:r w:rsidDel="00000000" w:rsidR="00000000" w:rsidRPr="00000000">
            <w:rPr>
              <w:rFonts w:ascii="Cambria" w:cs="Cambria" w:eastAsia="Cambria" w:hAnsi="Cambria"/>
              <w:sz w:val="24"/>
              <w:szCs w:val="24"/>
              <w:rtl w:val="0"/>
              <w:rPrChange w:author="Daniel Chiang" w:id="1" w:date="2026-07-09T20:25:09Z">
                <w:rPr/>
              </w:rPrChange>
            </w:rPr>
            <w:delText xml:space="preserve">Takeaway: self-trust under self-modification is not free; it runs straight into a logical wall.</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rPr>
              <w:rFonts w:ascii="Cambria" w:cs="Cambria" w:eastAsia="Cambria" w:hAnsi="Cambria"/>
              <w:sz w:val="24"/>
              <w:szCs w:val="24"/>
              <w:rtl w:val="0"/>
              <w:rPrChange w:author="Daniel Chiang" w:id="1" w:date="2026-07-09T20:25:09Z">
                <w:rPr/>
              </w:rPrChange>
            </w:rPr>
            <w:delText xml:space="preserve">Readings:</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"https://intelligence.org/files/lob-notes-IAFF.pdf"</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Introduction to Löb’s theorem</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(up to and including section 3); </w:delText>
          </w:r>
          <w:r w:rsidDel="00000000" w:rsidR="00000000" w:rsidRPr="00000000">
            <w:fldChar w:fldCharType="begin"/>
          </w:r>
          <w:r w:rsidDel="00000000" w:rsidR="00000000" w:rsidRPr="00000000">
            <w:delInstrText xml:space="preserve">HYPERLINK "https://www.lesswrong.com/w/vingean-reflection"</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Vingean reflection</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"https://www.lesswrong.com/posts/QGrX3qK3qxQYK9D4C/walkthrough-of-the-tiling-agents-for-self-modifying-ai-paper"</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Walkthrough of the tiling agents paper</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(start through “Finite Descent Problem”, then “What self-modifying agents need”).</w:delText>
          </w:r>
        </w:del>
      </w:ins>
    </w:p>
    <w:p w:rsidR="00000000" w:rsidDel="00000000" w:rsidP="00000000" w:rsidRDefault="00000000" w:rsidRPr="00000000" w14:paraId="000000DE">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3. Logical induction.</w:delText>
          </w:r>
          <w:r w:rsidDel="00000000" w:rsidR="00000000" w:rsidRPr="00000000">
            <w:rPr>
              <w:rFonts w:ascii="Cambria" w:cs="Cambria" w:eastAsia="Cambria" w:hAnsi="Cambria"/>
              <w:sz w:val="24"/>
              <w:szCs w:val="24"/>
              <w:rtl w:val="0"/>
              <w:rPrChange w:author="Daniel Chiang" w:id="1" w:date="2026-07-09T20:25:09Z">
                <w:rPr/>
              </w:rPrChange>
            </w:rPr>
            <w:delText xml:space="preserve"> Standard Bayesian reasoning assumes </w:delText>
          </w:r>
          <w:r w:rsidDel="00000000" w:rsidR="00000000" w:rsidRPr="00000000">
            <w:rPr>
              <w:rFonts w:ascii="Cambria" w:cs="Cambria" w:eastAsia="Cambria" w:hAnsi="Cambria"/>
              <w:sz w:val="24"/>
              <w:szCs w:val="24"/>
              <w:rtl w:val="0"/>
              <w:rPrChange w:author="Daniel Chiang" w:id="1" w:date="2026-07-09T20:25:09Z">
                <w:rPr/>
              </w:rPrChange>
            </w:rPr>
            <w:delText xml:space="preserve">logical omniscience</w:delText>
          </w:r>
          <w:r w:rsidDel="00000000" w:rsidR="00000000" w:rsidRPr="00000000">
            <w:rPr>
              <w:rFonts w:ascii="Cambria" w:cs="Cambria" w:eastAsia="Cambria" w:hAnsi="Cambria"/>
              <w:sz w:val="24"/>
              <w:szCs w:val="24"/>
              <w:rtl w:val="0"/>
              <w:rPrChange w:author="Daniel Chiang" w:id="1" w:date="2026-07-09T20:25:09Z">
                <w:rPr/>
              </w:rPrChange>
            </w:rPr>
            <w:delText xml:space="preserve">: the agent instantly knows all consequences of its beliefs. A bounded agent cannot (it may know a program’s source yet not its output, or the axioms yet not whether a number is prime). </w:delText>
          </w:r>
          <w:r w:rsidDel="00000000" w:rsidR="00000000" w:rsidRPr="00000000">
            <w:rPr>
              <w:rFonts w:ascii="Cambria" w:cs="Cambria" w:eastAsia="Cambria" w:hAnsi="Cambria"/>
              <w:sz w:val="24"/>
              <w:szCs w:val="24"/>
              <w:rtl w:val="0"/>
              <w:rPrChange w:author="Daniel Chiang" w:id="1" w:date="2026-07-09T20:25:09Z">
                <w:rPr/>
              </w:rPrChange>
            </w:rPr>
            <w:delText xml:space="preserve">Logical induction</w:delText>
          </w:r>
          <w:r w:rsidDel="00000000" w:rsidR="00000000" w:rsidRPr="00000000">
            <w:rPr>
              <w:rFonts w:ascii="Cambria" w:cs="Cambria" w:eastAsia="Cambria" w:hAnsi="Cambria"/>
              <w:sz w:val="24"/>
              <w:szCs w:val="24"/>
              <w:rtl w:val="0"/>
              <w:rPrChange w:author="Daniel Chiang" w:id="1" w:date="2026-07-09T20:25:09Z">
                <w:rPr/>
              </w:rPrChange>
            </w:rPr>
            <w:delText xml:space="preserve"> (Garrabrant et al.) handles this by picturing a market that prices logical sentences in [0,1]; the </w:delText>
          </w:r>
          <w:r w:rsidDel="00000000" w:rsidR="00000000" w:rsidRPr="00000000">
            <w:rPr>
              <w:rFonts w:ascii="Cambria" w:cs="Cambria" w:eastAsia="Cambria" w:hAnsi="Cambria"/>
              <w:sz w:val="24"/>
              <w:szCs w:val="24"/>
              <w:rtl w:val="0"/>
              <w:rPrChange w:author="Daniel Chiang" w:id="1" w:date="2026-07-09T20:25:09Z">
                <w:rPr/>
              </w:rPrChange>
            </w:rPr>
            <w:delText xml:space="preserve">logical-induction criterion</w:delText>
          </w:r>
          <w:r w:rsidDel="00000000" w:rsidR="00000000" w:rsidRPr="00000000">
            <w:rPr>
              <w:rFonts w:ascii="Cambria" w:cs="Cambria" w:eastAsia="Cambria" w:hAnsi="Cambria"/>
              <w:sz w:val="24"/>
              <w:szCs w:val="24"/>
              <w:rtl w:val="0"/>
              <w:rPrChange w:author="Daniel Chiang" w:id="1" w:date="2026-07-09T20:25:09Z">
                <w:rPr/>
              </w:rPrChange>
            </w:rPr>
            <w:delText xml:space="preserve"> requires only that no efficient (polynomial-time) trader can exploit the market for unbounded profit, a computable weakening of the Dutch-book argument. That single condition yields convergence and coherence in the limit, timely learning of statistical patterns (it prices “the nth digit of pi is 7” near 1/10 without computing it), and </w:delText>
          </w:r>
          <w:r w:rsidDel="00000000" w:rsidR="00000000" w:rsidRPr="00000000">
            <w:rPr>
              <w:rFonts w:ascii="Cambria" w:cs="Cambria" w:eastAsia="Cambria" w:hAnsi="Cambria"/>
              <w:sz w:val="24"/>
              <w:szCs w:val="24"/>
              <w:rtl w:val="0"/>
              <w:rPrChange w:author="Daniel Chiang" w:id="1" w:date="2026-07-09T20:25:09Z">
                <w:rPr/>
              </w:rPrChange>
            </w:rPr>
            <w:delText xml:space="preserve">self-trust</w:delText>
          </w:r>
          <w:r w:rsidDel="00000000" w:rsidR="00000000" w:rsidRPr="00000000">
            <w:rPr>
              <w:rFonts w:ascii="Cambria" w:cs="Cambria" w:eastAsia="Cambria" w:hAnsi="Cambria"/>
              <w:sz w:val="24"/>
              <w:szCs w:val="24"/>
              <w:rtl w:val="0"/>
              <w:rPrChange w:author="Daniel Chiang" w:id="1" w:date="2026-07-09T20:25:09Z">
                <w:rPr/>
              </w:rPrChange>
            </w:rPr>
            <w:delText xml:space="preserve"> (current credence equals a weighted average of expected future credences). </w:delText>
          </w:r>
          <w:r w:rsidDel="00000000" w:rsidR="00000000" w:rsidRPr="00000000">
            <w:rPr>
              <w:rFonts w:ascii="Cambria" w:cs="Cambria" w:eastAsia="Cambria" w:hAnsi="Cambria"/>
              <w:sz w:val="24"/>
              <w:szCs w:val="24"/>
              <w:rtl w:val="0"/>
              <w:rPrChange w:author="Daniel Chiang" w:id="1" w:date="2026-07-09T20:25:09Z">
                <w:rPr/>
              </w:rPrChange>
            </w:rPr>
            <w:delText xml:space="preserve">Takeaway: a principled model of how a bounded agent should hold probabilities over facts it has not yet computed.</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rPr>
              <w:rFonts w:ascii="Cambria" w:cs="Cambria" w:eastAsia="Cambria" w:hAnsi="Cambria"/>
              <w:sz w:val="24"/>
              <w:szCs w:val="24"/>
              <w:rtl w:val="0"/>
              <w:rPrChange w:author="Daniel Chiang" w:id="1" w:date="2026-07-09T20:25:09Z">
                <w:rPr/>
              </w:rPrChange>
            </w:rPr>
            <w:delText xml:space="preserve">Readings:</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"https://www.lesswrong.com/posts/y5GftLezdozEHdXkL/an-intuitive-guide-to-garrabrant-induction"</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An intuitive guide to Garrabrant induction</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"https://arxiv.org/pdf/1609.03543"</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Logical induction</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(chapters 1 and 3; skim chapter 4).</w:delText>
          </w:r>
        </w:del>
      </w:ins>
    </w:p>
    <w:p w:rsidR="00000000" w:rsidDel="00000000" w:rsidP="00000000" w:rsidRDefault="00000000" w:rsidRPr="00000000" w14:paraId="000000DF">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4. Optimization and thermodynamics.</w:delText>
          </w:r>
          <w:r w:rsidDel="00000000" w:rsidR="00000000" w:rsidRPr="00000000">
            <w:rPr>
              <w:rFonts w:ascii="Cambria" w:cs="Cambria" w:eastAsia="Cambria" w:hAnsi="Cambria"/>
              <w:sz w:val="24"/>
              <w:szCs w:val="24"/>
              <w:rtl w:val="0"/>
              <w:rPrChange w:author="Daniel Chiang" w:id="1" w:date="2026-07-09T20:25:09Z">
                <w:rPr/>
              </w:rPrChange>
            </w:rPr>
            <w:delText xml:space="preserve"> A powerful agent reliably steers the world into a narrow region of outcomes, ones extremely unlikely under any random process. This is </w:delText>
          </w:r>
          <w:r w:rsidDel="00000000" w:rsidR="00000000" w:rsidRPr="00000000">
            <w:rPr>
              <w:rFonts w:ascii="Cambria" w:cs="Cambria" w:eastAsia="Cambria" w:hAnsi="Cambria"/>
              <w:sz w:val="24"/>
              <w:szCs w:val="24"/>
              <w:rtl w:val="0"/>
              <w:rPrChange w:author="Daniel Chiang" w:id="1" w:date="2026-07-09T20:25:09Z">
                <w:rPr/>
              </w:rPrChange>
            </w:rPr>
            <w:delText xml:space="preserve">local entropy reduction</w:delText>
          </w:r>
          <w:r w:rsidDel="00000000" w:rsidR="00000000" w:rsidRPr="00000000">
            <w:rPr>
              <w:rFonts w:ascii="Cambria" w:cs="Cambria" w:eastAsia="Cambria" w:hAnsi="Cambria"/>
              <w:sz w:val="24"/>
              <w:szCs w:val="24"/>
              <w:rtl w:val="0"/>
              <w:rPrChange w:author="Daniel Chiang" w:id="1" w:date="2026-07-09T20:25:09Z">
                <w:rPr/>
              </w:rPrChange>
            </w:rPr>
            <w:delText xml:space="preserve">: concentrating probability mass from a broad initial distribution onto a narrow target. Even a pure predictor has an objective reason to attend to optimizers: naming what an optimizer steers toward predicts the outcome cheaply and robustly, where modelling the initial conditions would be expensive and chaos-fragile. Steering is bounded by information: the </w:delText>
          </w:r>
          <w:r w:rsidDel="00000000" w:rsidR="00000000" w:rsidRPr="00000000">
            <w:rPr>
              <w:rFonts w:ascii="Cambria" w:cs="Cambria" w:eastAsia="Cambria" w:hAnsi="Cambria"/>
              <w:sz w:val="24"/>
              <w:szCs w:val="24"/>
              <w:rtl w:val="0"/>
              <w:rPrChange w:author="Daniel Chiang" w:id="1" w:date="2026-07-09T20:25:09Z">
                <w:rPr/>
              </w:rPrChange>
            </w:rPr>
            <w:delText xml:space="preserve">Touchette-Lloyd</w:delText>
          </w:r>
          <w:r w:rsidDel="00000000" w:rsidR="00000000" w:rsidRPr="00000000">
            <w:rPr>
              <w:rFonts w:ascii="Cambria" w:cs="Cambria" w:eastAsia="Cambria" w:hAnsi="Cambria"/>
              <w:sz w:val="24"/>
              <w:szCs w:val="24"/>
              <w:rtl w:val="0"/>
              <w:rPrChange w:author="Daniel Chiang" w:id="1" w:date="2026-07-09T20:25:09Z">
                <w:rPr/>
              </w:rPrChange>
            </w:rPr>
            <w:delText xml:space="preserve"> inequality says the entropy reduction a sighted agent achieves over a blind baseline is at most the mutual information between its observations and actions (</w:delText>
          </w:r>
        </w:del>
      </w:ins>
      <m:oMath>
        <w:ins w:author="Daniel Chiang" w:id="2" w:date="2026-06-29T13:53:50Z">
          <w:del w:author="Daniel Chiang" w:id="0" w:date="2026-07-09T20:20:15Z">
            <m:r>
              <m:t>Δ</m:t>
            </m:r>
          </w:del>
        </w:ins>
        <w:ins w:author="Daniel Chiang" w:id="2" w:date="2026-06-29T13:53:50Z">
          <w:del w:author="Daniel Chiang" w:id="0" w:date="2026-07-09T20:20:15Z">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 xml:space="preserve">H</m:t>
            </m:r>
          </w:del>
        </w:ins>
        <w:ins w:author="Daniel Chiang" w:id="2" w:date="2026-06-29T13:53:50Z">
          <w:del w:author="Daniel Chiang" w:id="0" w:date="2026-07-09T20:20:15Z">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m:t>
            </m:r>
          </w:del>
        </w:ins>
        <w:ins w:author="Daniel Chiang" w:id="2" w:date="2026-06-29T13:53:50Z">
          <w:del w:author="Daniel Chiang" w:id="0" w:date="2026-07-09T20:20:15Z">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Δ</m:t>
            </m:r>
          </w:del>
        </w:ins>
        <m:sSubSup>
          <m:sSubSupPr>
            <m:ctrlP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ctrlPr>
          </m:sSubSupPr>
          <m:e>
            <w:ins w:author="Daniel Chiang" w:id="2" w:date="2026-06-29T13:53:50Z">
              <w:del w:author="Daniel Chiang" w:id="0" w:date="2026-07-09T20:20:15Z">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 xml:space="preserve">H</m:t>
                </m:r>
              </w:del>
            </w:ins>
          </m:e>
          <m:sub>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 xml:space="preserve">blind</m:t>
            </m:r>
          </m:sub>
          <m:sup>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 xml:space="preserve">max</m:t>
            </m:r>
          </m:sup>
        </m:sSubSup>
        <w:ins w:author="Daniel Chiang" w:id="2" w:date="2026-06-29T13:53:50Z">
          <w:del w:author="Daniel Chiang" w:id="0" w:date="2026-07-09T20:20:15Z">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 xml:space="preserve">+I</m:t>
            </m:r>
          </w:del>
        </w:ins>
        <m:d>
          <m:dPr>
            <m:begChr m:val="("/>
            <m:endChr m:val=")"/>
            <m:ctrlP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ctrlPr>
          </m:dPr>
          <m:e>
            <w:ins w:author="Daniel Chiang" w:id="2" w:date="2026-06-29T13:53:50Z">
              <w:del w:author="Daniel Chiang" w:id="0" w:date="2026-07-09T20:20:15Z">
                <m:r>
                  <w:rPr>
                    <w:rFonts w:ascii="Cambria Math" w:cs="Cambria Math" w:eastAsia="Cambria Math" w:hAnsi="Cambria Math"/>
                    <w:sz w:val="24"/>
                    <w:szCs w:val="24"/>
                    <w:rPrChange w:author="Daniel Chiang" w:id="1" w:date="2026-07-09T20:25:09Z">
                      <w:rPr>
                        <w:rFonts w:ascii="Cambria Math" w:cs="Cambria Math" w:eastAsia="Cambria Math" w:hAnsi="Cambria Math"/>
                      </w:rPr>
                    </w:rPrChange>
                  </w:rPr>
                  <m:t xml:space="preserve">X;A</m:t>
                </m:r>
              </w:del>
            </w:ins>
          </m:e>
        </m:d>
      </m:oMath>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rPr>
              <w:rFonts w:ascii="Cambria" w:cs="Cambria" w:eastAsia="Cambria" w:hAnsi="Cambria"/>
              <w:sz w:val="24"/>
              <w:szCs w:val="24"/>
              <w:rtl w:val="0"/>
              <w:rPrChange w:author="Daniel Chiang" w:id="1" w:date="2026-07-09T20:25:09Z">
                <w:rPr/>
              </w:rPrChange>
            </w:rPr>
            <w:delText xml:space="preserve">Algorithmic thermodynamics</w:delText>
          </w:r>
          <w:r w:rsidDel="00000000" w:rsidR="00000000" w:rsidRPr="00000000">
            <w:rPr>
              <w:rFonts w:ascii="Cambria" w:cs="Cambria" w:eastAsia="Cambria" w:hAnsi="Cambria"/>
              <w:sz w:val="24"/>
              <w:szCs w:val="24"/>
              <w:rtl w:val="0"/>
              <w:rPrChange w:author="Daniel Chiang" w:id="1" w:date="2026-07-09T20:25:09Z">
                <w:rPr/>
              </w:rPrChange>
            </w:rPr>
            <w:delText xml:space="preserve"> (Ebtekar and Hutter) replaces ensemble entropy with Kolmogorov complexity, giving laws for individual states and making an embedded agent’s knowledge an endogenous physical quantity (algorithmic mutual information between memory and environment), which is exactly its budget for optimization. </w:delText>
          </w:r>
          <w:r w:rsidDel="00000000" w:rsidR="00000000" w:rsidRPr="00000000">
            <w:rPr>
              <w:rFonts w:ascii="Cambria" w:cs="Cambria" w:eastAsia="Cambria" w:hAnsi="Cambria"/>
              <w:sz w:val="24"/>
              <w:szCs w:val="24"/>
              <w:rtl w:val="0"/>
              <w:rPrChange w:author="Daniel Chiang" w:id="1" w:date="2026-07-09T20:25:09Z">
                <w:rPr/>
              </w:rPrChange>
            </w:rPr>
            <w:delText xml:space="preserve">Takeaway: optimization is physically constrained, and “knowing more” formally means “being able to optimize more.”</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rPr>
              <w:rFonts w:ascii="Cambria" w:cs="Cambria" w:eastAsia="Cambria" w:hAnsi="Cambria"/>
              <w:sz w:val="24"/>
              <w:szCs w:val="24"/>
              <w:rtl w:val="0"/>
              <w:rPrChange w:author="Daniel Chiang" w:id="1" w:date="2026-07-09T20:25:09Z">
                <w:rPr/>
              </w:rPrChange>
            </w:rPr>
            <w:delText xml:space="preserve">Readings:</w:delText>
          </w:r>
          <w:r w:rsidDel="00000000" w:rsidR="00000000" w:rsidRPr="00000000">
            <w:rPr>
              <w:rFonts w:ascii="Cambria" w:cs="Cambria" w:eastAsia="Cambria" w:hAnsi="Cambria"/>
              <w:sz w:val="24"/>
              <w:szCs w:val="24"/>
              <w:rtl w:val="0"/>
              <w:rPrChange w:author="Daniel Chiang" w:id="1" w:date="2026-07-09T20:25:09Z">
                <w:rPr/>
              </w:rPrChange>
            </w:rPr>
            <w:delText xml:space="preserve"> the self-contained note </w:delText>
          </w:r>
          <w:r w:rsidDel="00000000" w:rsidR="00000000" w:rsidRPr="00000000">
            <w:fldChar w:fldCharType="begin"/>
          </w:r>
          <w:r w:rsidDel="00000000" w:rsidR="00000000" w:rsidRPr="00000000">
            <w:delInstrText xml:space="preserve">HYPERLINK "https://drive.google.com/file/d/1uJ3a_mVCDdCI1-kW5Ha2PyZ5otTtu-dO/view?usp=sharing"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Optimization and thermodynamics</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(read entirely; appendix optional) is the primary reading; its underlying sources are </w:delText>
          </w:r>
          <w:r w:rsidDel="00000000" w:rsidR="00000000" w:rsidRPr="00000000">
            <w:fldChar w:fldCharType="begin"/>
          </w:r>
          <w:r w:rsidDel="00000000" w:rsidR="00000000" w:rsidRPr="00000000">
            <w:delInstrText xml:space="preserve">HYPERLINK "https://www.lesswrong.com/posts/znfkdCoHMANwqc2WE/the-ground-of-optimization-1"</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The ground of optimization</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(up to and including “Relationship to Garrabrant and Demski’s Embedded Agency”), </w:delText>
          </w:r>
          <w:r w:rsidDel="00000000" w:rsidR="00000000" w:rsidRPr="00000000">
            <w:fldChar w:fldCharType="begin"/>
          </w:r>
          <w:r w:rsidDel="00000000" w:rsidR="00000000" w:rsidRPr="00000000">
            <w:delInstrText xml:space="preserve">HYPERLINK "https://www.lesswrong.com/posts/uKWXktrR7KpbgZAs4/generalized-heat-engine"</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Generalized heat engine</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and </w:delText>
          </w:r>
          <w:r w:rsidDel="00000000" w:rsidR="00000000" w:rsidRPr="00000000">
            <w:fldChar w:fldCharType="begin"/>
          </w:r>
          <w:r w:rsidDel="00000000" w:rsidR="00000000" w:rsidRPr="00000000">
            <w:delInstrText xml:space="preserve">HYPERLINK "https://www.lesswrong.com/posts/CJRxQiTKEzior7jGq/algorithmic-thermodynamics-and-three-types-of-optimization"</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Algorithmic thermodynamics and three types of optimization</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w:delText>
          </w:r>
        </w:del>
      </w:ins>
    </w:p>
    <w:p w:rsidR="00000000" w:rsidDel="00000000" w:rsidP="00000000" w:rsidRDefault="00000000" w:rsidRPr="00000000" w14:paraId="000000E0">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5. Descriptive agent foundations.</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rPr>
              <w:rFonts w:ascii="Cambria" w:cs="Cambria" w:eastAsia="Cambria" w:hAnsi="Cambria"/>
              <w:sz w:val="24"/>
              <w:szCs w:val="24"/>
              <w:rtl w:val="0"/>
              <w:rPrChange w:author="Daniel Chiang" w:id="1" w:date="2026-07-09T20:25:09Z">
                <w:rPr/>
              </w:rPrChange>
            </w:rPr>
            <w:delText xml:space="preserve">Normative</w:delText>
          </w:r>
          <w:r w:rsidDel="00000000" w:rsidR="00000000" w:rsidRPr="00000000">
            <w:rPr>
              <w:rFonts w:ascii="Cambria" w:cs="Cambria" w:eastAsia="Cambria" w:hAnsi="Cambria"/>
              <w:sz w:val="24"/>
              <w:szCs w:val="24"/>
              <w:rtl w:val="0"/>
              <w:rPrChange w:author="Daniel Chiang" w:id="1" w:date="2026-07-09T20:25:09Z">
                <w:rPr/>
              </w:rPrChange>
            </w:rPr>
            <w:delText xml:space="preserve"> agent foundations asks what an ideal agent should look like; </w:delText>
          </w:r>
          <w:r w:rsidDel="00000000" w:rsidR="00000000" w:rsidRPr="00000000">
            <w:rPr>
              <w:rFonts w:ascii="Cambria" w:cs="Cambria" w:eastAsia="Cambria" w:hAnsi="Cambria"/>
              <w:sz w:val="24"/>
              <w:szCs w:val="24"/>
              <w:rtl w:val="0"/>
              <w:rPrChange w:author="Daniel Chiang" w:id="1" w:date="2026-07-09T20:25:09Z">
                <w:rPr/>
              </w:rPrChange>
            </w:rPr>
            <w:delText xml:space="preserve">descriptive</w:delText>
          </w:r>
          <w:r w:rsidDel="00000000" w:rsidR="00000000" w:rsidRPr="00000000">
            <w:rPr>
              <w:rFonts w:ascii="Cambria" w:cs="Cambria" w:eastAsia="Cambria" w:hAnsi="Cambria"/>
              <w:sz w:val="24"/>
              <w:szCs w:val="24"/>
              <w:rtl w:val="0"/>
              <w:rPrChange w:author="Daniel Chiang" w:id="1" w:date="2026-07-09T20:25:09Z">
                <w:rPr/>
              </w:rPrChange>
            </w:rPr>
            <w:delText xml:space="preserve"> asks what agents actually arising in the world (bacteria, neural networks, future AI) look like, and aims to read off their goals, world model, and decision structure from the outside. It works bottom-up from properties of the world (modularity, selection pressures, computational limits). </w:delText>
          </w:r>
          <w:r w:rsidDel="00000000" w:rsidR="00000000" w:rsidRPr="00000000">
            <w:rPr>
              <w:rFonts w:ascii="Cambria" w:cs="Cambria" w:eastAsia="Cambria" w:hAnsi="Cambria"/>
              <w:sz w:val="24"/>
              <w:szCs w:val="24"/>
              <w:rtl w:val="0"/>
              <w:rPrChange w:author="Daniel Chiang" w:id="1" w:date="2026-07-09T20:25:09Z">
                <w:rPr/>
              </w:rPrChange>
            </w:rPr>
            <w:delText xml:space="preserve">Selection theorems</w:delText>
          </w:r>
          <w:r w:rsidDel="00000000" w:rsidR="00000000" w:rsidRPr="00000000">
            <w:rPr>
              <w:rFonts w:ascii="Cambria" w:cs="Cambria" w:eastAsia="Cambria" w:hAnsi="Cambria"/>
              <w:sz w:val="24"/>
              <w:szCs w:val="24"/>
              <w:rtl w:val="0"/>
              <w:rPrChange w:author="Daniel Chiang" w:id="1" w:date="2026-07-09T20:25:09Z">
                <w:rPr/>
              </w:rPrChange>
            </w:rPr>
            <w:delText xml:space="preserve"> aim to prove results of the form “any system selected to achieve goal G in environment E must contain structure approximately isomorphic to X”, giving mechanistic rather than merely representational accounts of agency. A key example: the world’s </w:delText>
          </w:r>
          <w:r w:rsidDel="00000000" w:rsidR="00000000" w:rsidRPr="00000000">
            <w:rPr>
              <w:rFonts w:ascii="Cambria" w:cs="Cambria" w:eastAsia="Cambria" w:hAnsi="Cambria"/>
              <w:sz w:val="24"/>
              <w:szCs w:val="24"/>
              <w:rtl w:val="0"/>
              <w:rPrChange w:author="Daniel Chiang" w:id="1" w:date="2026-07-09T20:25:09Z">
                <w:rPr/>
              </w:rPrChange>
            </w:rPr>
            <w:delText xml:space="preserve">modularity</w:delText>
          </w:r>
          <w:r w:rsidDel="00000000" w:rsidR="00000000" w:rsidRPr="00000000">
            <w:rPr>
              <w:rFonts w:ascii="Cambria" w:cs="Cambria" w:eastAsia="Cambria" w:hAnsi="Cambria"/>
              <w:sz w:val="24"/>
              <w:szCs w:val="24"/>
              <w:rtl w:val="0"/>
              <w:rPrChange w:author="Daniel Chiang" w:id="1" w:date="2026-07-09T20:25:09Z">
                <w:rPr/>
              </w:rPrChange>
            </w:rPr>
            <w:delText xml:space="preserve"> (it decomposes into sparsely-interacting subsystems) is what makes both world-modelling (Bayesian networks propagate updates locally) and planning (general-purpose search can pursue decoupled subgoals) tractable. </w:delText>
          </w:r>
          <w:r w:rsidDel="00000000" w:rsidR="00000000" w:rsidRPr="00000000">
            <w:rPr>
              <w:rFonts w:ascii="Cambria" w:cs="Cambria" w:eastAsia="Cambria" w:hAnsi="Cambria"/>
              <w:sz w:val="24"/>
              <w:szCs w:val="24"/>
              <w:rtl w:val="0"/>
              <w:rPrChange w:author="Daniel Chiang" w:id="1" w:date="2026-07-09T20:25:09Z">
                <w:rPr/>
              </w:rPrChange>
            </w:rPr>
            <w:delText xml:space="preserve">Takeaway: the complementary direction to coherence: not “non-dominated agents can be described as maximizers” but “what pressures make agent-like structure actually arise.”</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rPr>
              <w:rFonts w:ascii="Cambria" w:cs="Cambria" w:eastAsia="Cambria" w:hAnsi="Cambria"/>
              <w:sz w:val="24"/>
              <w:szCs w:val="24"/>
              <w:rtl w:val="0"/>
              <w:rPrChange w:author="Daniel Chiang" w:id="1" w:date="2026-07-09T20:25:09Z">
                <w:rPr/>
              </w:rPrChange>
            </w:rPr>
            <w:delText xml:space="preserve">Readings:</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"https://www.lesswrong.com/posts/G2Lne2Fi7Qra5Lbuf/selection-theorems-a-program-for-understanding-agents"</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Selection theorems: a program for understanding agents</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"https://www.lesswrong.com/posts/TiBsZ9beNqDHEvXt4/how-we-picture-bayesian-agents"</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How we picture Bayesian agents</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"https://www.lesswrong.com/posts/RuDD3aQWLDSb4eTXP/what-selection-theorems-do-we-expect-want"</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What selection theorems do we expect/want</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w:delText>
          </w:r>
        </w:del>
      </w:ins>
    </w:p>
    <w:p w:rsidR="00000000" w:rsidDel="00000000" w:rsidP="00000000" w:rsidRDefault="00000000" w:rsidRPr="00000000" w14:paraId="000000E1">
      <w:pPr>
        <w:pStyle w:val="Heading3"/>
        <w:spacing w:after="0" w:before="200" w:line="240" w:lineRule="auto"/>
        <w:rPr>
          <w:ins w:author="Daniel Chiang" w:id="2" w:date="2026-06-29T13:53:50Z"/>
          <w:del w:author="Daniel Chiang" w:id="0" w:date="2026-07-09T20:20:15Z"/>
          <w:rFonts w:ascii="Cambria" w:cs="Cambria" w:eastAsia="Cambria" w:hAnsi="Cambria"/>
          <w:color w:val="000000"/>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Cross-pollination discussion</w:delText>
          </w:r>
        </w:del>
      </w:ins>
    </w:p>
    <w:p w:rsidR="00000000" w:rsidDel="00000000" w:rsidP="00000000" w:rsidRDefault="00000000" w:rsidRPr="00000000" w14:paraId="000000E2">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Intent: each student knows one strand deeply; the discussion makes them build the connections between strands, which is where the unified picture of embedded agency actually lives. Groups mix tracks so no one can answer alone.</w:delText>
          </w:r>
          <w:r w:rsidDel="00000000" w:rsidR="00000000" w:rsidRPr="00000000">
            <w:rPr>
              <w:rtl w:val="0"/>
            </w:rPr>
          </w:r>
        </w:del>
      </w:ins>
    </w:p>
    <w:p w:rsidR="00000000" w:rsidDel="00000000" w:rsidP="00000000" w:rsidRDefault="00000000" w:rsidRPr="00000000" w14:paraId="000000E3">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On the day, students who pre-read different strands meet in small mixed groups and work to connect their topics into one picture of embedded agency: how a logical inductor’s trust in its future self relates to a tiling agent’s trust in its successor, how the coherence account of goals relates to the thermodynamic one, how the representational view of agency (coherence) relates to the mechanistic one (selection theorems). The specific discussion prompts used are listed in the teaching guide.</w:delText>
          </w:r>
        </w:del>
      </w:ins>
    </w:p>
    <w:p w:rsidR="00000000" w:rsidDel="00000000" w:rsidP="00000000" w:rsidRDefault="00000000" w:rsidRPr="00000000" w14:paraId="000000E4">
      <w:pPr>
        <w:pStyle w:val="Heading3"/>
        <w:spacing w:after="0" w:before="200" w:line="240" w:lineRule="auto"/>
        <w:rPr>
          <w:ins w:author="Daniel Chiang" w:id="2" w:date="2026-06-29T13:53:50Z"/>
          <w:del w:author="Daniel Chiang" w:id="0" w:date="2026-07-09T20:20:15Z"/>
          <w:rFonts w:ascii="Cambria" w:cs="Cambria" w:eastAsia="Cambria" w:hAnsi="Cambria"/>
          <w:color w:val="000000"/>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Exercise session</w:delText>
          </w:r>
        </w:del>
      </w:ins>
    </w:p>
    <w:p w:rsidR="00000000" w:rsidDel="00000000" w:rsidP="00000000" w:rsidRDefault="00000000" w:rsidRPr="00000000" w14:paraId="000000E5">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Intent: turn a few of the day’s headline results from slogans into things students have actually proved. Problems are self-contained and build through lemmas to a main theorem. Suggest students start with the exercise matching their pre-reading track, then branch out; pairs or small groups work well.</w:delText>
          </w:r>
          <w:r w:rsidDel="00000000" w:rsidR="00000000" w:rsidRPr="00000000">
            <w:rPr>
              <w:rtl w:val="0"/>
            </w:rPr>
          </w:r>
        </w:del>
      </w:ins>
    </w:p>
    <w:p w:rsidR="00000000" w:rsidDel="00000000" w:rsidP="00000000" w:rsidRDefault="00000000" w:rsidRPr="00000000" w14:paraId="000000E6">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Five exercises (full statements in the </w:delText>
          </w:r>
          <w:r w:rsidDel="00000000" w:rsidR="00000000" w:rsidRPr="00000000">
            <w:fldChar w:fldCharType="begin"/>
          </w:r>
          <w:r w:rsidDel="00000000" w:rsidR="00000000" w:rsidRPr="00000000">
            <w:delInstrText xml:space="preserve">HYPERLINK "https://drive.google.com/file/d/1D5rEEO0n1u6_7h-Pnkz-ccCcuhPusIwe/view?usp=sharing"</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exercise sheet</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worked solutions available to instructors), grouped by topic:</w:delText>
          </w:r>
        </w:del>
      </w:ins>
    </w:p>
    <w:p w:rsidR="00000000" w:rsidDel="00000000" w:rsidP="00000000" w:rsidRDefault="00000000" w:rsidRPr="00000000" w14:paraId="000000E7">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Logical uncertainty and self-reference.</w:delText>
          </w:r>
          <w:r w:rsidDel="00000000" w:rsidR="00000000" w:rsidRPr="00000000">
            <w:rPr>
              <w:rtl w:val="0"/>
            </w:rPr>
          </w:r>
        </w:del>
      </w:ins>
    </w:p>
    <w:p w:rsidR="00000000" w:rsidDel="00000000" w:rsidP="00000000" w:rsidRDefault="00000000" w:rsidRPr="00000000" w14:paraId="000000E8">
      <w:pPr>
        <w:numPr>
          <w:ilvl w:val="0"/>
          <w:numId w:val="3"/>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Exercise 1: Gödel’s second incompleteness theorem</w:delText>
          </w:r>
          <w:r w:rsidDel="00000000" w:rsidR="00000000" w:rsidRPr="00000000">
            <w:rPr>
              <w:rFonts w:ascii="Cambria" w:cs="Cambria" w:eastAsia="Cambria" w:hAnsi="Cambria"/>
              <w:sz w:val="24"/>
              <w:szCs w:val="24"/>
              <w:rtl w:val="0"/>
              <w:rPrChange w:author="Daniel Chiang" w:id="1" w:date="2026-07-09T20:25:09Z">
                <w:rPr/>
              </w:rPrChange>
            </w:rPr>
            <w:delText xml:space="preserve"> (difficulty 4/5, importance 4/5). Via a self-referential program: a Gödel sentence is true, a consistent system cannot prove its own consistency, and this is exactly the Löbian obstacle to self-trust. Parts (a) true Gödel sentence, (b) no self-consistency proof, (c) the obstacle.</w:delText>
          </w:r>
        </w:del>
      </w:ins>
    </w:p>
    <w:p w:rsidR="00000000" w:rsidDel="00000000" w:rsidP="00000000" w:rsidRDefault="00000000" w:rsidRPr="00000000" w14:paraId="000000E9">
      <w:pPr>
        <w:numPr>
          <w:ilvl w:val="0"/>
          <w:numId w:val="3"/>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Exercise 2: Löb’s theorem</w:delText>
          </w:r>
          <w:r w:rsidDel="00000000" w:rsidR="00000000" w:rsidRPr="00000000">
            <w:rPr>
              <w:rFonts w:ascii="Cambria" w:cs="Cambria" w:eastAsia="Cambria" w:hAnsi="Cambria"/>
              <w:sz w:val="24"/>
              <w:szCs w:val="24"/>
              <w:rtl w:val="0"/>
              <w:rPrChange w:author="Daniel Chiang" w:id="1" w:date="2026-07-09T20:25:09Z">
                <w:rPr/>
              </w:rPrChange>
            </w:rPr>
            <w:delText xml:space="preserve"> (difficulty 3/5, importance 5/5). The three provability properties (necessitation, distribution, the Löb condition), a full proof of the theorem, and an application: FairBot programs cooperate by Löb’s theorem. Parts (a-b) properties, (c-d) the proof, (e) FairBot.</w:delText>
          </w:r>
        </w:del>
      </w:ins>
    </w:p>
    <w:p w:rsidR="00000000" w:rsidDel="00000000" w:rsidP="00000000" w:rsidRDefault="00000000" w:rsidRPr="00000000" w14:paraId="000000EA">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Coherence and consequentialism.</w:delText>
          </w:r>
          <w:r w:rsidDel="00000000" w:rsidR="00000000" w:rsidRPr="00000000">
            <w:rPr>
              <w:rtl w:val="0"/>
            </w:rPr>
          </w:r>
        </w:del>
      </w:ins>
    </w:p>
    <w:p w:rsidR="00000000" w:rsidDel="00000000" w:rsidP="00000000" w:rsidRDefault="00000000" w:rsidRPr="00000000" w14:paraId="000000EB">
      <w:pPr>
        <w:numPr>
          <w:ilvl w:val="0"/>
          <w:numId w:val="13"/>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Exercise 3: The complete class theorem</w:delText>
          </w:r>
          <w:r w:rsidDel="00000000" w:rsidR="00000000" w:rsidRPr="00000000">
            <w:rPr>
              <w:rFonts w:ascii="Cambria" w:cs="Cambria" w:eastAsia="Cambria" w:hAnsi="Cambria"/>
              <w:sz w:val="24"/>
              <w:szCs w:val="24"/>
              <w:rtl w:val="0"/>
              <w:rPrChange w:author="Daniel Chiang" w:id="1" w:date="2026-07-09T20:25:09Z">
                <w:rPr/>
              </w:rPrChange>
            </w:rPr>
            <w:delText xml:space="preserve"> (difficulty 3/5, importance 5/5). The equivalence between non-dominated strategies and Bayesian expected-utility maximization, via a geometric argument over the convex set of attainable reward vectors. Parts (a) admissibility, (b) faces and difference vectors, (c) constructing the rationalizing prior.</w:delText>
          </w:r>
        </w:del>
      </w:ins>
    </w:p>
    <w:p w:rsidR="00000000" w:rsidDel="00000000" w:rsidP="00000000" w:rsidRDefault="00000000" w:rsidRPr="00000000" w14:paraId="000000EC">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Descriptive agent foundations.</w:delText>
          </w:r>
          <w:r w:rsidDel="00000000" w:rsidR="00000000" w:rsidRPr="00000000">
            <w:rPr>
              <w:rtl w:val="0"/>
            </w:rPr>
          </w:r>
        </w:del>
      </w:ins>
    </w:p>
    <w:p w:rsidR="00000000" w:rsidDel="00000000" w:rsidP="00000000" w:rsidRDefault="00000000" w:rsidRPr="00000000" w14:paraId="000000ED">
      <w:pPr>
        <w:numPr>
          <w:ilvl w:val="0"/>
          <w:numId w:val="6"/>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Exercise 4: The do-divergence theorem</w:delText>
          </w:r>
          <w:r w:rsidDel="00000000" w:rsidR="00000000" w:rsidRPr="00000000">
            <w:rPr>
              <w:rFonts w:ascii="Cambria" w:cs="Cambria" w:eastAsia="Cambria" w:hAnsi="Cambria"/>
              <w:sz w:val="24"/>
              <w:szCs w:val="24"/>
              <w:rtl w:val="0"/>
              <w:rPrChange w:author="Daniel Chiang" w:id="1" w:date="2026-07-09T20:25:09Z">
                <w:rPr/>
              </w:rPrChange>
            </w:rPr>
            <w:delText xml:space="preserve"> (difficulty 2/5, importance 4/5). Formalizes optimization as outcome concentration and proves that how far an agent can steer outcomes (a KL divergence from the unsteered baseline) is bounded by the mutual information between its observations and actions. The single-step backbone of the Touchette-Lloyd picture.</w:delText>
          </w:r>
        </w:del>
      </w:ins>
    </w:p>
    <w:p w:rsidR="00000000" w:rsidDel="00000000" w:rsidP="00000000" w:rsidRDefault="00000000" w:rsidRPr="00000000" w14:paraId="000000EE">
      <w:pPr>
        <w:numPr>
          <w:ilvl w:val="0"/>
          <w:numId w:val="6"/>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Exercise 5: Channel additivity</w:delText>
          </w:r>
          <w:r w:rsidDel="00000000" w:rsidR="00000000" w:rsidRPr="00000000">
            <w:rPr>
              <w:rFonts w:ascii="Cambria" w:cs="Cambria" w:eastAsia="Cambria" w:hAnsi="Cambria"/>
              <w:sz w:val="24"/>
              <w:szCs w:val="24"/>
              <w:rtl w:val="0"/>
              <w:rPrChange w:author="Daniel Chiang" w:id="1" w:date="2026-07-09T20:25:09Z">
                <w:rPr/>
              </w:rPrChange>
            </w:rPr>
            <w:delText xml:space="preserve"> (difficulty 3/5, importance 3/5). Optimal input distributions over independent channels: mutual information decomposes across channels, independence improves throughput, and an optimal policy need not coordinate across a modular environment (connecting modularity to tractable optimization).</w:delText>
          </w:r>
        </w:del>
      </w:ins>
    </w:p>
    <w:p w:rsidR="00000000" w:rsidDel="00000000" w:rsidP="00000000" w:rsidRDefault="00000000" w:rsidRPr="00000000" w14:paraId="000000EF">
      <w:pPr>
        <w:pStyle w:val="Heading3"/>
        <w:spacing w:after="0" w:before="200" w:line="240" w:lineRule="auto"/>
        <w:rPr>
          <w:ins w:author="Daniel Chiang" w:id="2" w:date="2026-06-29T13:53:50Z"/>
          <w:del w:author="Daniel Chiang" w:id="0" w:date="2026-07-09T20:20:15Z"/>
          <w:rFonts w:ascii="Cambria" w:cs="Cambria" w:eastAsia="Cambria" w:hAnsi="Cambria"/>
          <w:color w:val="000000"/>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Daily checkpoint</w:delText>
          </w:r>
        </w:del>
      </w:ins>
    </w:p>
    <w:p w:rsidR="00000000" w:rsidDel="00000000" w:rsidP="00000000" w:rsidRDefault="00000000" w:rsidRPr="00000000" w14:paraId="000000F0">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Intent: a quick understanding-and-attendance check, easy for someone who followed the day and hard otherwise. Align answers with the learning outcomes.</w:delText>
          </w:r>
          <w:r w:rsidDel="00000000" w:rsidR="00000000" w:rsidRPr="00000000">
            <w:rPr>
              <w:rtl w:val="0"/>
            </w:rPr>
          </w:r>
        </w:del>
      </w:ins>
    </w:p>
    <w:p w:rsidR="00000000" w:rsidDel="00000000" w:rsidP="00000000" w:rsidRDefault="00000000" w:rsidRPr="00000000" w14:paraId="000000F1">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live form used on the day: </w:delText>
          </w:r>
          <w:r w:rsidDel="00000000" w:rsidR="00000000" w:rsidRPr="00000000">
            <w:fldChar w:fldCharType="begin"/>
          </w:r>
          <w:r w:rsidDel="00000000" w:rsidR="00000000" w:rsidRPr="00000000">
            <w:delInstrText xml:space="preserve">HYPERLINK "https://form.jotform.com/261724721333048"</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https://form.jotform.com/261724721333048</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The questions below are a self-contained version; answers at the end of this section.</w:delText>
          </w:r>
        </w:del>
      </w:ins>
    </w:p>
    <w:p w:rsidR="00000000" w:rsidDel="00000000" w:rsidP="00000000" w:rsidRDefault="00000000" w:rsidRPr="00000000" w14:paraId="000000F2">
      <w:pPr>
        <w:numPr>
          <w:ilvl w:val="0"/>
          <w:numId w:val="17"/>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What does it mean for a safety property to be </w:delText>
          </w:r>
          <w:r w:rsidDel="00000000" w:rsidR="00000000" w:rsidRPr="00000000">
            <w:rPr>
              <w:rFonts w:ascii="Cambria" w:cs="Cambria" w:eastAsia="Cambria" w:hAnsi="Cambria"/>
              <w:sz w:val="24"/>
              <w:szCs w:val="24"/>
              <w:rtl w:val="0"/>
              <w:rPrChange w:author="Daniel Chiang" w:id="1" w:date="2026-07-09T20:25:09Z">
                <w:rPr/>
              </w:rPrChange>
            </w:rPr>
            <w:delText xml:space="preserve">reflectively stable</w:delText>
          </w:r>
          <w:r w:rsidDel="00000000" w:rsidR="00000000" w:rsidRPr="00000000">
            <w:rPr>
              <w:rFonts w:ascii="Cambria" w:cs="Cambria" w:eastAsia="Cambria" w:hAnsi="Cambria"/>
              <w:sz w:val="24"/>
              <w:szCs w:val="24"/>
              <w:rtl w:val="0"/>
              <w:rPrChange w:author="Daniel Chiang" w:id="1" w:date="2026-07-09T20:25:09Z">
                <w:rPr/>
              </w:rPrChange>
            </w:rPr>
            <w:delText xml:space="preserve">? (a) It holds on the training distribution. (b) It is invariant under the agent’s self-modification and successor-building. (c) It can be expressed in formal logic. (d) It maximizes expected utility.</w:delText>
          </w:r>
        </w:del>
      </w:ins>
    </w:p>
    <w:p w:rsidR="00000000" w:rsidDel="00000000" w:rsidP="00000000" w:rsidRDefault="00000000" w:rsidRPr="00000000" w14:paraId="000000F3">
      <w:pPr>
        <w:numPr>
          <w:ilvl w:val="0"/>
          <w:numId w:val="17"/>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complete class theorem tells us that a non-dominated agent: (a) has an explicit utility function in its code; (b) can be </w:delText>
          </w:r>
          <w:r w:rsidDel="00000000" w:rsidR="00000000" w:rsidRPr="00000000">
            <w:rPr>
              <w:rFonts w:ascii="Cambria" w:cs="Cambria" w:eastAsia="Cambria" w:hAnsi="Cambria"/>
              <w:sz w:val="24"/>
              <w:szCs w:val="24"/>
              <w:rtl w:val="0"/>
              <w:rPrChange w:author="Daniel Chiang" w:id="1" w:date="2026-07-09T20:25:09Z">
                <w:rPr/>
              </w:rPrChange>
            </w:rPr>
            <w:delText xml:space="preserve">described</w:delText>
          </w:r>
          <w:r w:rsidDel="00000000" w:rsidR="00000000" w:rsidRPr="00000000">
            <w:rPr>
              <w:rFonts w:ascii="Cambria" w:cs="Cambria" w:eastAsia="Cambria" w:hAnsi="Cambria"/>
              <w:sz w:val="24"/>
              <w:szCs w:val="24"/>
              <w:rtl w:val="0"/>
              <w:rPrChange w:author="Daniel Chiang" w:id="1" w:date="2026-07-09T20:25:09Z">
                <w:rPr/>
              </w:rPrChange>
            </w:rPr>
            <w:delText xml:space="preserve"> as maximizing expected utility under some prior; (c) is conscious; (d) must use causal decision theory.</w:delText>
          </w:r>
        </w:del>
      </w:ins>
    </w:p>
    <w:p w:rsidR="00000000" w:rsidDel="00000000" w:rsidP="00000000" w:rsidRDefault="00000000" w:rsidRPr="00000000" w14:paraId="000000F4">
      <w:pPr>
        <w:numPr>
          <w:ilvl w:val="0"/>
          <w:numId w:val="17"/>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Why can’t a consistent agent simply trust its own proofs “in the abstract” to license self-modification? (a) Proofs are too slow. (b) Löb’s theorem: provable self-trust collapses into proving everything. (c) It lacks enough memory. (d) Gödel sentences are false.</w:delText>
          </w:r>
        </w:del>
      </w:ins>
    </w:p>
    <w:p w:rsidR="00000000" w:rsidDel="00000000" w:rsidP="00000000" w:rsidRDefault="00000000" w:rsidRPr="00000000" w14:paraId="000000F5">
      <w:pPr>
        <w:numPr>
          <w:ilvl w:val="0"/>
          <w:numId w:val="17"/>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logical-induction criterion requires that: (a) no trader at all can exploit the market; (b) no </w:delText>
          </w:r>
          <w:r w:rsidDel="00000000" w:rsidR="00000000" w:rsidRPr="00000000">
            <w:rPr>
              <w:rFonts w:ascii="Cambria" w:cs="Cambria" w:eastAsia="Cambria" w:hAnsi="Cambria"/>
              <w:sz w:val="24"/>
              <w:szCs w:val="24"/>
              <w:rtl w:val="0"/>
              <w:rPrChange w:author="Daniel Chiang" w:id="1" w:date="2026-07-09T20:25:09Z">
                <w:rPr/>
              </w:rPrChange>
            </w:rPr>
            <w:delText xml:space="preserve">efficiently computable</w:delText>
          </w:r>
          <w:r w:rsidDel="00000000" w:rsidR="00000000" w:rsidRPr="00000000">
            <w:rPr>
              <w:rFonts w:ascii="Cambria" w:cs="Cambria" w:eastAsia="Cambria" w:hAnsi="Cambria"/>
              <w:sz w:val="24"/>
              <w:szCs w:val="24"/>
              <w:rtl w:val="0"/>
              <w:rPrChange w:author="Daniel Chiang" w:id="1" w:date="2026-07-09T20:25:09Z">
                <w:rPr/>
              </w:rPrChange>
            </w:rPr>
            <w:delText xml:space="preserve"> trader can exploit the market for unbounded profit; (c) prices equal frequencies; (d) the agent is logically omniscient.</w:delText>
          </w:r>
        </w:del>
      </w:ins>
    </w:p>
    <w:p w:rsidR="00000000" w:rsidDel="00000000" w:rsidP="00000000" w:rsidRDefault="00000000" w:rsidRPr="00000000" w14:paraId="000000F6">
      <w:pPr>
        <w:numPr>
          <w:ilvl w:val="0"/>
          <w:numId w:val="17"/>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“Optimization is local entropy reduction” plus Touchette-Lloyd implies: (a) entropy never decreases anywhere; (b) steering beyond a blind baseline is bounded by the agent’s mutual information with what it steers; (c) optimization is impossible; (d) entropy is subjective.</w:delText>
          </w:r>
        </w:del>
      </w:ins>
    </w:p>
    <w:p w:rsidR="00000000" w:rsidDel="00000000" w:rsidP="00000000" w:rsidRDefault="00000000" w:rsidRPr="00000000" w14:paraId="000000F7">
      <w:pPr>
        <w:numPr>
          <w:ilvl w:val="0"/>
          <w:numId w:val="17"/>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Selection theorems aim to show that: (a) any non-dominated strategy can be described as EU maximization; (b) systems selected to achieve a goal in an environment must contain certain agent-like structure; (c) evolution is optimal; (d) all agents are Bayesian.</w:delText>
          </w:r>
        </w:del>
      </w:ins>
    </w:p>
    <w:p w:rsidR="00000000" w:rsidDel="00000000" w:rsidP="00000000" w:rsidRDefault="00000000" w:rsidRPr="00000000" w14:paraId="000000F8">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Answers: 1(b), 2(b), 3(b), 4(b), 5(b), 6(b).</w:delText>
          </w:r>
          <w:r w:rsidDel="00000000" w:rsidR="00000000" w:rsidRPr="00000000">
            <w:rPr>
              <w:rtl w:val="0"/>
            </w:rPr>
          </w:r>
        </w:del>
      </w:ins>
    </w:p>
    <w:p w:rsidR="00000000" w:rsidDel="00000000" w:rsidP="00000000" w:rsidRDefault="00000000" w:rsidRPr="00000000" w14:paraId="000000F9">
      <w:pPr>
        <w:pStyle w:val="Heading2"/>
        <w:spacing w:after="0" w:before="20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Learn more</w:delText>
          </w:r>
        </w:del>
      </w:ins>
    </w:p>
    <w:p w:rsidR="00000000" w:rsidDel="00000000" w:rsidP="00000000" w:rsidRDefault="00000000" w:rsidRPr="00000000" w14:paraId="000000FA">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readings for each strand are linked under that strand in the Main content above. Beyond them:</w:delText>
          </w:r>
        </w:del>
      </w:ins>
    </w:p>
    <w:p w:rsidR="00000000" w:rsidDel="00000000" w:rsidP="00000000" w:rsidRDefault="00000000" w:rsidRPr="00000000" w14:paraId="000000FB">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Algorithmic thermodynamics (Ebtekar).</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"https://arxiv.org/abs/2308.06927"</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Foundations of algorithmic thermodynamics</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"https://www.mdpi.com/1099-4300/26/9/776"</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Modelling the arrows of time with causal multibaker maps</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"https://arxiv.org/abs/2408.07818"</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Long-time derivation of the Boltzmann equation from hard-sphere dynamics</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w:delText>
          </w:r>
        </w:del>
      </w:ins>
    </w:p>
    <w:p w:rsidR="00000000" w:rsidDel="00000000" w:rsidP="00000000" w:rsidRDefault="00000000" w:rsidRPr="00000000" w14:paraId="000000FC">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Embedded and universal AI (Wyeth).</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"https://arxiv.org/pdf/2508.16245"</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Limit-computable grains of truth</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"https://arxiv.org/pdf/2505.17882"</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Embeddedness failures in universal artificial intelligence</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"https://arxiv.org/pdf/2512.17086"</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Value under ignorance</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w:delText>
          </w:r>
        </w:del>
      </w:ins>
    </w:p>
    <w:p w:rsidR="00000000" w:rsidDel="00000000" w:rsidP="00000000" w:rsidRDefault="00000000" w:rsidRPr="00000000" w14:paraId="000000FD">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Other directions.</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"https://www.lesswrong.com/posts/zB4f7QqKhBHa5b37a/introduction-to-the-infra-bayesianism-sequence"</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Introduction to the infra-Bayesianism sequence</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(non-realizable environments); </w:delText>
          </w:r>
          <w:r w:rsidDel="00000000" w:rsidR="00000000" w:rsidRPr="00000000">
            <w:fldChar w:fldCharType="begin"/>
          </w:r>
          <w:r w:rsidDel="00000000" w:rsidR="00000000" w:rsidRPr="00000000">
            <w:delInstrText xml:space="preserve">HYPERLINK "https://www.lesswrong.com/posts/ZwshvqiqCvXPsZEct/the-learning-theoretic-agenda-status-2023"</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The learning-theoretic agenda</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fldChar w:fldCharType="begin"/>
          </w:r>
          <w:r w:rsidDel="00000000" w:rsidR="00000000" w:rsidRPr="00000000">
            <w:delInstrText xml:space="preserve">HYPERLINK "https://www.lesswrong.com/posts/d2n74bwham8motxyX/optimization-at-a-distance"</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Optimization at a distance</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the </w:delText>
          </w:r>
          <w:r w:rsidDel="00000000" w:rsidR="00000000" w:rsidRPr="00000000">
            <w:fldChar w:fldCharType="begin"/>
          </w:r>
          <w:r w:rsidDel="00000000" w:rsidR="00000000" w:rsidRPr="00000000">
            <w:delInstrText xml:space="preserve">HYPERLINK "https://www.lesswrong.com/w/hard-problem-of-corrigibility"</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hard problem of corrigibility</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and a </w:delText>
          </w:r>
          <w:r w:rsidDel="00000000" w:rsidR="00000000" w:rsidRPr="00000000">
            <w:fldChar w:fldCharType="begin"/>
          </w:r>
          <w:r w:rsidDel="00000000" w:rsidR="00000000" w:rsidRPr="00000000">
            <w:delInstrText xml:space="preserve">HYPERLINK "https://www.lesswrong.com/posts/oLbpfPkdtcknABvvw/the-corrigibility-basin-of-attraction-is-a-misleading-gloss"</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critique of the corrigibility basin of attraction</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the original </w:delText>
          </w:r>
          <w:r w:rsidDel="00000000" w:rsidR="00000000" w:rsidRPr="00000000">
            <w:fldChar w:fldCharType="begin"/>
          </w:r>
          <w:r w:rsidDel="00000000" w:rsidR="00000000" w:rsidRPr="00000000">
            <w:delInstrText xml:space="preserve">HYPERLINK "https://intelligence.org/files/TilingAgentsDraft.pdf"</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tiling agents draft</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and background notes on </w:delText>
          </w:r>
          <w:r w:rsidDel="00000000" w:rsidR="00000000" w:rsidRPr="00000000">
            <w:fldChar w:fldCharType="begin"/>
          </w:r>
          <w:r w:rsidDel="00000000" w:rsidR="00000000" w:rsidRPr="00000000">
            <w:delInstrText xml:space="preserve">HYPERLINK "https://www2.stat.duke.edu/~pdh10/Teaching/581/LectureNotes/admiss.pdf"</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admissibility and the complete class theorem</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 and the </w:delText>
          </w:r>
          <w:r w:rsidDel="00000000" w:rsidR="00000000" w:rsidRPr="00000000">
            <w:fldChar w:fldCharType="begin"/>
          </w:r>
          <w:r w:rsidDel="00000000" w:rsidR="00000000" w:rsidRPr="00000000">
            <w:delInstrText xml:space="preserve">HYPERLINK "https://www.stat.berkeley.edu/~census/dutchdef.pdf"</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Cambria" w:cs="Cambria" w:eastAsia="Cambria" w:hAnsi="Cambria"/>
                  <w:color w:val="4f81bd"/>
                  <w:sz w:val="24"/>
                  <w:szCs w:val="24"/>
                </w:rPr>
              </w:rPrChange>
            </w:rPr>
            <w:delText xml:space="preserve">Dutch book argument</w:delText>
          </w:r>
          <w:r w:rsidDel="00000000" w:rsidR="00000000" w:rsidRPr="00000000">
            <w:fldChar w:fldCharType="end"/>
          </w:r>
          <w:r w:rsidDel="00000000" w:rsidR="00000000" w:rsidRPr="00000000">
            <w:rPr>
              <w:rFonts w:ascii="Cambria" w:cs="Cambria" w:eastAsia="Cambria" w:hAnsi="Cambria"/>
              <w:sz w:val="24"/>
              <w:szCs w:val="24"/>
              <w:rtl w:val="0"/>
              <w:rPrChange w:author="Daniel Chiang" w:id="1" w:date="2026-07-09T20:25:09Z">
                <w:rPr/>
              </w:rPrChange>
            </w:rPr>
            <w:delText xml:space="preserve">.</w:delText>
          </w:r>
        </w:del>
      </w:ins>
    </w:p>
    <w:p w:rsidR="00000000" w:rsidDel="00000000" w:rsidP="00000000" w:rsidRDefault="00000000" w:rsidRPr="00000000" w14:paraId="000000FE">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Research frontier.</w:delText>
          </w:r>
          <w:r w:rsidDel="00000000" w:rsidR="00000000" w:rsidRPr="00000000">
            <w:rPr>
              <w:rFonts w:ascii="Cambria" w:cs="Cambria" w:eastAsia="Cambria" w:hAnsi="Cambria"/>
              <w:sz w:val="24"/>
              <w:szCs w:val="24"/>
              <w:rtl w:val="0"/>
              <w:rPrChange w:author="Daniel Chiang" w:id="1" w:date="2026-07-09T20:25:09Z">
                <w:rPr/>
              </w:rPrChange>
            </w:rPr>
            <w:delText xml:space="preserve"> The </w:delText>
          </w:r>
          <w:r w:rsidDel="00000000" w:rsidR="00000000" w:rsidRPr="00000000">
            <w:rPr>
              <w:rFonts w:ascii="Cambria" w:cs="Cambria" w:eastAsia="Cambria" w:hAnsi="Cambria"/>
              <w:sz w:val="24"/>
              <w:szCs w:val="24"/>
              <w:rtl w:val="0"/>
              <w:rPrChange w:author="Daniel Chiang" w:id="1" w:date="2026-07-09T20:25:09Z">
                <w:rPr/>
              </w:rPrChange>
            </w:rPr>
            <w:delText xml:space="preserve">agent structure problem</w:delText>
          </w:r>
          <w:r w:rsidDel="00000000" w:rsidR="00000000" w:rsidRPr="00000000">
            <w:rPr>
              <w:rFonts w:ascii="Cambria" w:cs="Cambria" w:eastAsia="Cambria" w:hAnsi="Cambria"/>
              <w:sz w:val="24"/>
              <w:szCs w:val="24"/>
              <w:rtl w:val="0"/>
              <w:rPrChange w:author="Daniel Chiang" w:id="1" w:date="2026-07-09T20:25:09Z">
                <w:rPr/>
              </w:rPrChange>
            </w:rPr>
            <w:delText xml:space="preserve"> (whether strong optimization provably entails an internal world model), embedded variants of AIXI, and resource-theoretic accounts of instrumental convergence.</w:delText>
          </w:r>
        </w:del>
      </w:ins>
    </w:p>
    <w:p w:rsidR="00000000" w:rsidDel="00000000" w:rsidP="00000000" w:rsidRDefault="00000000" w:rsidRPr="00000000" w14:paraId="000000FF">
      <w:pPr>
        <w:pStyle w:val="Heading1"/>
        <w:spacing w:after="0" w:before="4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Teaching guide</w:delText>
          </w:r>
        </w:del>
      </w:ins>
    </w:p>
    <w:p w:rsidR="00000000" w:rsidDel="00000000" w:rsidP="00000000" w:rsidRDefault="00000000" w:rsidRPr="00000000" w14:paraId="00000100">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day mixes a single framing lecture with self-directed reading, structured discussion, and exercises. Students should already have read their one chosen pre-reading track.</w:delText>
          </w:r>
        </w:del>
      </w:ins>
    </w:p>
    <w:p w:rsidR="00000000" w:rsidDel="00000000" w:rsidP="00000000" w:rsidRDefault="00000000" w:rsidRPr="00000000" w14:paraId="00000101">
      <w:pPr>
        <w:pStyle w:val="Heading2"/>
        <w:spacing w:after="0" w:before="20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Time schedule</w:delText>
          </w:r>
        </w:del>
      </w:ins>
    </w:p>
    <w:p w:rsidR="00000000" w:rsidDel="00000000" w:rsidP="00000000" w:rsidRDefault="00000000" w:rsidRPr="00000000" w14:paraId="00000102">
      <w:pPr>
        <w:numPr>
          <w:ilvl w:val="0"/>
          <w:numId w:val="1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10:00–11:00 Morning lecture (the unifying spine; preview each strand).</w:delText>
          </w:r>
        </w:del>
      </w:ins>
    </w:p>
    <w:p w:rsidR="00000000" w:rsidDel="00000000" w:rsidP="00000000" w:rsidRDefault="00000000" w:rsidRPr="00000000" w14:paraId="00000103">
      <w:pPr>
        <w:numPr>
          <w:ilvl w:val="0"/>
          <w:numId w:val="1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11:00–13:00 Fundamental reading (90 min; the four shared readings).</w:delText>
          </w:r>
        </w:del>
      </w:ins>
    </w:p>
    <w:p w:rsidR="00000000" w:rsidDel="00000000" w:rsidP="00000000" w:rsidRDefault="00000000" w:rsidRPr="00000000" w14:paraId="00000104">
      <w:pPr>
        <w:numPr>
          <w:ilvl w:val="0"/>
          <w:numId w:val="1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13:00–14:15 Lunch.</w:delText>
          </w:r>
        </w:del>
      </w:ins>
    </w:p>
    <w:p w:rsidR="00000000" w:rsidDel="00000000" w:rsidP="00000000" w:rsidRDefault="00000000" w:rsidRPr="00000000" w14:paraId="00000105">
      <w:pPr>
        <w:numPr>
          <w:ilvl w:val="0"/>
          <w:numId w:val="1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14:15–15:30 Cross-pollination discussion (120 min; mixed-track small groups).</w:delText>
          </w:r>
        </w:del>
      </w:ins>
    </w:p>
    <w:p w:rsidR="00000000" w:rsidDel="00000000" w:rsidP="00000000" w:rsidRDefault="00000000" w:rsidRPr="00000000" w14:paraId="00000106">
      <w:pPr>
        <w:numPr>
          <w:ilvl w:val="0"/>
          <w:numId w:val="1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15:30–15:45 Break.</w:delText>
          </w:r>
        </w:del>
      </w:ins>
    </w:p>
    <w:p w:rsidR="00000000" w:rsidDel="00000000" w:rsidP="00000000" w:rsidRDefault="00000000" w:rsidRPr="00000000" w14:paraId="00000107">
      <w:pPr>
        <w:numPr>
          <w:ilvl w:val="0"/>
          <w:numId w:val="1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15:45–17:45 Exercise session (120 min).</w:delText>
          </w:r>
        </w:del>
      </w:ins>
    </w:p>
    <w:p w:rsidR="00000000" w:rsidDel="00000000" w:rsidP="00000000" w:rsidRDefault="00000000" w:rsidRPr="00000000" w14:paraId="00000108">
      <w:pPr>
        <w:numPr>
          <w:ilvl w:val="0"/>
          <w:numId w:val="19"/>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17:45–18:00 Daily checkpoint and feedback form.</w:delText>
          </w:r>
        </w:del>
      </w:ins>
    </w:p>
    <w:p w:rsidR="00000000" w:rsidDel="00000000" w:rsidP="00000000" w:rsidRDefault="00000000" w:rsidRPr="00000000" w14:paraId="00000109">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(Reading plus discussion totals 3.5 hours; lecture 1 hour; exercises 2 hours. Adjust the reading/discussion split toward discussion if the room is engaged.)</w:delText>
          </w:r>
        </w:del>
      </w:ins>
    </w:p>
    <w:p w:rsidR="00000000" w:rsidDel="00000000" w:rsidP="00000000" w:rsidRDefault="00000000" w:rsidRPr="00000000" w14:paraId="0000010A">
      <w:pPr>
        <w:pStyle w:val="Heading2"/>
        <w:spacing w:after="0" w:before="20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Required materials</w:delText>
          </w:r>
        </w:del>
      </w:ins>
    </w:p>
    <w:p w:rsidR="00000000" w:rsidDel="00000000" w:rsidP="00000000" w:rsidRDefault="00000000" w:rsidRPr="00000000" w14:paraId="0000010B">
      <w:pPr>
        <w:numPr>
          <w:ilvl w:val="0"/>
          <w:numId w:val="22"/>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Projector and laptop for the slides.</w:delText>
          </w:r>
        </w:del>
      </w:ins>
    </w:p>
    <w:p w:rsidR="00000000" w:rsidDel="00000000" w:rsidP="00000000" w:rsidRDefault="00000000" w:rsidRPr="00000000" w14:paraId="0000010C">
      <w:pPr>
        <w:numPr>
          <w:ilvl w:val="0"/>
          <w:numId w:val="22"/>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Printed (or linked) fundamental readings and the five pre-reading track sheets.</w:delText>
          </w:r>
        </w:del>
      </w:ins>
    </w:p>
    <w:p w:rsidR="00000000" w:rsidDel="00000000" w:rsidP="00000000" w:rsidRDefault="00000000" w:rsidRPr="00000000" w14:paraId="0000010D">
      <w:pPr>
        <w:numPr>
          <w:ilvl w:val="0"/>
          <w:numId w:val="22"/>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Printed exercise sheets and the solutions set (for the teacher, and to hand out after).</w:delText>
          </w:r>
        </w:del>
      </w:ins>
    </w:p>
    <w:p w:rsidR="00000000" w:rsidDel="00000000" w:rsidP="00000000" w:rsidRDefault="00000000" w:rsidRPr="00000000" w14:paraId="0000010E">
      <w:pPr>
        <w:numPr>
          <w:ilvl w:val="0"/>
          <w:numId w:val="22"/>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Whiteboard for the discussion block.</w:delText>
          </w:r>
        </w:del>
      </w:ins>
    </w:p>
    <w:p w:rsidR="00000000" w:rsidDel="00000000" w:rsidP="00000000" w:rsidRDefault="00000000" w:rsidRPr="00000000" w14:paraId="0000010F">
      <w:pPr>
        <w:numPr>
          <w:ilvl w:val="0"/>
          <w:numId w:val="22"/>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One or more instructors/TAs to float between the cross-pollination discussion groups and seed stuck groups.</w:delText>
          </w:r>
        </w:del>
      </w:ins>
    </w:p>
    <w:p w:rsidR="00000000" w:rsidDel="00000000" w:rsidP="00000000" w:rsidRDefault="00000000" w:rsidRPr="00000000" w14:paraId="00000110">
      <w:pPr>
        <w:numPr>
          <w:ilvl w:val="0"/>
          <w:numId w:val="22"/>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four prerequisite refresher notes, shared with students a few days ahead.</w:delText>
          </w:r>
        </w:del>
      </w:ins>
    </w:p>
    <w:p w:rsidR="00000000" w:rsidDel="00000000" w:rsidP="00000000" w:rsidRDefault="00000000" w:rsidRPr="00000000" w14:paraId="00000111">
      <w:pPr>
        <w:pStyle w:val="Heading2"/>
        <w:spacing w:after="0" w:before="20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Morning lecture</w:delText>
          </w:r>
        </w:del>
      </w:ins>
    </w:p>
    <w:p w:rsidR="00000000" w:rsidDel="00000000" w:rsidP="00000000" w:rsidRDefault="00000000" w:rsidRPr="00000000" w14:paraId="00000112">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Walk the slides. Protect the spine over the strand previews: open with “first critical try” and reflective stability, establish the dualistic-vs-embedded contrast (the Alexei/Emmy framing), then preview the five strands as </w:delText>
          </w:r>
          <w:r w:rsidDel="00000000" w:rsidR="00000000" w:rsidRPr="00000000">
            <w:rPr>
              <w:rFonts w:ascii="Cambria" w:cs="Cambria" w:eastAsia="Cambria" w:hAnsi="Cambria"/>
              <w:sz w:val="24"/>
              <w:szCs w:val="24"/>
              <w:rtl w:val="0"/>
              <w:rPrChange w:author="Daniel Chiang" w:id="1" w:date="2026-07-09T20:25:09Z">
                <w:rPr/>
              </w:rPrChange>
            </w:rPr>
            <w:delText xml:space="preserve">facets of embedded agency</w:delText>
          </w:r>
          <w:r w:rsidDel="00000000" w:rsidR="00000000" w:rsidRPr="00000000">
            <w:rPr>
              <w:rFonts w:ascii="Cambria" w:cs="Cambria" w:eastAsia="Cambria" w:hAnsi="Cambria"/>
              <w:sz w:val="24"/>
              <w:szCs w:val="24"/>
              <w:rtl w:val="0"/>
              <w:rPrChange w:author="Daniel Chiang" w:id="1" w:date="2026-07-09T20:25:09Z">
                <w:rPr/>
              </w:rPrChange>
            </w:rPr>
            <w:delText xml:space="preserve"> rather than as a list. </w:delText>
          </w:r>
          <w:r w:rsidDel="00000000" w:rsidR="00000000" w:rsidRPr="00000000">
            <w:rPr>
              <w:rFonts w:ascii="Cambria" w:cs="Cambria" w:eastAsia="Cambria" w:hAnsi="Cambria"/>
              <w:sz w:val="24"/>
              <w:szCs w:val="24"/>
              <w:rtl w:val="0"/>
              <w:rPrChange w:author="Daniel Chiang" w:id="1" w:date="2026-07-09T20:25:09Z">
                <w:rPr/>
              </w:rPrChange>
            </w:rPr>
            <w:delText xml:space="preserve">TN:</w:delText>
          </w:r>
          <w:r w:rsidDel="00000000" w:rsidR="00000000" w:rsidRPr="00000000">
            <w:rPr>
              <w:rFonts w:ascii="Cambria" w:cs="Cambria" w:eastAsia="Cambria" w:hAnsi="Cambria"/>
              <w:sz w:val="24"/>
              <w:szCs w:val="24"/>
              <w:rtl w:val="0"/>
              <w:rPrChange w:author="Daniel Chiang" w:id="1" w:date="2026-07-09T20:25:09Z">
                <w:rPr/>
              </w:rPrChange>
            </w:rPr>
            <w:delText xml:space="preserve"> the previews only need to plant the question each strand answers; depth comes from the students’ own pre-reading and the discussion, so do not over-explain any one strand here. Leave 10 minutes for questions.</w:delText>
          </w:r>
        </w:del>
      </w:ins>
    </w:p>
    <w:p w:rsidR="00000000" w:rsidDel="00000000" w:rsidP="00000000" w:rsidRDefault="00000000" w:rsidRPr="00000000" w14:paraId="00000113">
      <w:pPr>
        <w:pStyle w:val="Heading2"/>
        <w:spacing w:after="0" w:before="20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Fundamental reading</w:delText>
          </w:r>
        </w:del>
      </w:ins>
    </w:p>
    <w:p w:rsidR="00000000" w:rsidDel="00000000" w:rsidP="00000000" w:rsidRDefault="00000000" w:rsidRPr="00000000" w14:paraId="00000114">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Students read the four shared readings (skimming beforehand is encouraged). </w:delText>
          </w:r>
          <w:r w:rsidDel="00000000" w:rsidR="00000000" w:rsidRPr="00000000">
            <w:rPr>
              <w:rFonts w:ascii="Cambria" w:cs="Cambria" w:eastAsia="Cambria" w:hAnsi="Cambria"/>
              <w:sz w:val="24"/>
              <w:szCs w:val="24"/>
              <w:rtl w:val="0"/>
              <w:rPrChange w:author="Daniel Chiang" w:id="1" w:date="2026-07-09T20:25:09Z">
                <w:rPr/>
              </w:rPrChange>
            </w:rPr>
            <w:delText xml:space="preserve">TN:</w:delText>
          </w:r>
          <w:r w:rsidDel="00000000" w:rsidR="00000000" w:rsidRPr="00000000">
            <w:rPr>
              <w:rFonts w:ascii="Cambria" w:cs="Cambria" w:eastAsia="Cambria" w:hAnsi="Cambria"/>
              <w:sz w:val="24"/>
              <w:szCs w:val="24"/>
              <w:rtl w:val="0"/>
              <w:rPrChange w:author="Daniel Chiang" w:id="1" w:date="2026-07-09T20:25:09Z">
                <w:rPr/>
              </w:rPrChange>
            </w:rPr>
            <w:delText xml:space="preserve"> tell students to read for </w:delText>
          </w:r>
          <w:r w:rsidDel="00000000" w:rsidR="00000000" w:rsidRPr="00000000">
            <w:rPr>
              <w:rFonts w:ascii="Cambria" w:cs="Cambria" w:eastAsia="Cambria" w:hAnsi="Cambria"/>
              <w:sz w:val="24"/>
              <w:szCs w:val="24"/>
              <w:rtl w:val="0"/>
              <w:rPrChange w:author="Daniel Chiang" w:id="1" w:date="2026-07-09T20:25:09Z">
                <w:rPr/>
              </w:rPrChange>
            </w:rPr>
            <w:delText xml:space="preserve">connections to their own track</w:delText>
          </w:r>
          <w:r w:rsidDel="00000000" w:rsidR="00000000" w:rsidRPr="00000000">
            <w:rPr>
              <w:rFonts w:ascii="Cambria" w:cs="Cambria" w:eastAsia="Cambria" w:hAnsi="Cambria"/>
              <w:sz w:val="24"/>
              <w:szCs w:val="24"/>
              <w:rtl w:val="0"/>
              <w:rPrChange w:author="Daniel Chiang" w:id="1" w:date="2026-07-09T20:25:09Z">
                <w:rPr/>
              </w:rPrChange>
            </w:rPr>
            <w:delText xml:space="preserve">, not for full coverage; the connections are the raw material for the discussion. Embedded agency is the anchor; the other three each sharpen one thread (why this approach, reflective stability, general-purpose search).</w:delText>
          </w:r>
        </w:del>
      </w:ins>
    </w:p>
    <w:p w:rsidR="00000000" w:rsidDel="00000000" w:rsidP="00000000" w:rsidRDefault="00000000" w:rsidRPr="00000000" w14:paraId="00000115">
      <w:pPr>
        <w:pStyle w:val="Heading2"/>
        <w:spacing w:after="0" w:before="20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Cross-pollination discussion</w:delText>
          </w:r>
        </w:del>
      </w:ins>
    </w:p>
    <w:p w:rsidR="00000000" w:rsidDel="00000000" w:rsidP="00000000" w:rsidRDefault="00000000" w:rsidRPr="00000000" w14:paraId="00000116">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Form groups of 4-6 that deliberately mix pre-reading tracks (ideally one student per track per group). </w:delText>
          </w:r>
          <w:r w:rsidDel="00000000" w:rsidR="00000000" w:rsidRPr="00000000">
            <w:rPr>
              <w:rFonts w:ascii="Cambria" w:cs="Cambria" w:eastAsia="Cambria" w:hAnsi="Cambria"/>
              <w:sz w:val="24"/>
              <w:szCs w:val="24"/>
              <w:rtl w:val="0"/>
              <w:rPrChange w:author="Daniel Chiang" w:id="1" w:date="2026-07-09T20:25:09Z">
                <w:rPr/>
              </w:rPrChange>
            </w:rPr>
            <w:delText xml:space="preserve">TN:</w:delText>
          </w:r>
          <w:r w:rsidDel="00000000" w:rsidR="00000000" w:rsidRPr="00000000">
            <w:rPr>
              <w:rFonts w:ascii="Cambria" w:cs="Cambria" w:eastAsia="Cambria" w:hAnsi="Cambria"/>
              <w:sz w:val="24"/>
              <w:szCs w:val="24"/>
              <w:rtl w:val="0"/>
              <w:rPrChange w:author="Daniel Chiang" w:id="1" w:date="2026-07-09T20:25:09Z">
                <w:rPr/>
              </w:rPrChange>
            </w:rPr>
            <w:delText xml:space="preserve"> the failure mode is a student who read a topic answering for everyone. Run it as: each member first explains their own track’s core idea to the group in two minutes, then the group works a cross-pollination prompt together. Let each group pick the prompts that span the tracks present; float between groups and seed a stuck group with one concrete sub-question (for example, “does a logical inductor’s self-trust give a tiling agent what it needs?”). Close with each group sharing one connection they found.</w:delText>
          </w:r>
        </w:del>
      </w:ins>
    </w:p>
    <w:p w:rsidR="00000000" w:rsidDel="00000000" w:rsidP="00000000" w:rsidRDefault="00000000" w:rsidRPr="00000000" w14:paraId="00000117">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Suggested prompts (groups can go beyond them):</w:delText>
          </w:r>
        </w:del>
      </w:ins>
    </w:p>
    <w:p w:rsidR="00000000" w:rsidDel="00000000" w:rsidP="00000000" w:rsidRDefault="00000000" w:rsidRPr="00000000" w14:paraId="00000118">
      <w:pPr>
        <w:numPr>
          <w:ilvl w:val="0"/>
          <w:numId w:val="20"/>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Logical induction × Löb’s theorem and tiling agents.</w:delText>
          </w:r>
          <w:r w:rsidDel="00000000" w:rsidR="00000000" w:rsidRPr="00000000">
            <w:rPr>
              <w:rFonts w:ascii="Cambria" w:cs="Cambria" w:eastAsia="Cambria" w:hAnsi="Cambria"/>
              <w:sz w:val="24"/>
              <w:szCs w:val="24"/>
              <w:rtl w:val="0"/>
              <w:rPrChange w:author="Daniel Chiang" w:id="1" w:date="2026-07-09T20:25:09Z">
                <w:rPr/>
              </w:rPrChange>
            </w:rPr>
            <w:delText xml:space="preserve"> A logical inductor’s self-trust (current credence is a weighted average of expected future credences) versus the tiling agent’s need to trust a successor without inspecting its actions. How do the two notions of self-trust relate?</w:delText>
          </w:r>
        </w:del>
      </w:ins>
    </w:p>
    <w:p w:rsidR="00000000" w:rsidDel="00000000" w:rsidP="00000000" w:rsidRDefault="00000000" w:rsidRPr="00000000" w14:paraId="00000119">
      <w:pPr>
        <w:numPr>
          <w:ilvl w:val="0"/>
          <w:numId w:val="20"/>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Consequentialist foundations × optimization and thermodynamics.</w:delText>
          </w:r>
          <w:r w:rsidDel="00000000" w:rsidR="00000000" w:rsidRPr="00000000">
            <w:rPr>
              <w:rFonts w:ascii="Cambria" w:cs="Cambria" w:eastAsia="Cambria" w:hAnsi="Cambria"/>
              <w:sz w:val="24"/>
              <w:szCs w:val="24"/>
              <w:rtl w:val="0"/>
              <w:rPrChange w:author="Daniel Chiang" w:id="1" w:date="2026-07-09T20:25:09Z">
                <w:rPr/>
              </w:rPrChange>
            </w:rPr>
            <w:delText xml:space="preserve"> Coherence describes goal pursuit as expected-utility maximization; the thermodynamic picture describes it as moving uncertainty around to produce low-entropy outcomes. How do these two pictures of goal-directed behaviour relate? Can thermodynamics offer a “measuring stick of utility”?</w:delText>
          </w:r>
        </w:del>
      </w:ins>
    </w:p>
    <w:p w:rsidR="00000000" w:rsidDel="00000000" w:rsidP="00000000" w:rsidRDefault="00000000" w:rsidRPr="00000000" w14:paraId="0000011A">
      <w:pPr>
        <w:numPr>
          <w:ilvl w:val="0"/>
          <w:numId w:val="20"/>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Logical induction × consequentialist foundations.</w:delText>
          </w:r>
          <w:r w:rsidDel="00000000" w:rsidR="00000000" w:rsidRPr="00000000">
            <w:rPr>
              <w:rFonts w:ascii="Cambria" w:cs="Cambria" w:eastAsia="Cambria" w:hAnsi="Cambria"/>
              <w:sz w:val="24"/>
              <w:szCs w:val="24"/>
              <w:rtl w:val="0"/>
              <w:rPrChange w:author="Daniel Chiang" w:id="1" w:date="2026-07-09T20:25:09Z">
                <w:rPr/>
              </w:rPrChange>
            </w:rPr>
            <w:delText xml:space="preserve"> The Dutch-book argument behind coherence presupposes logical omniscience (computing expected utilities needs the logical consequences of one’s beliefs). How does logical uncertainty interact with the foundations of coherence?</w:delText>
          </w:r>
        </w:del>
      </w:ins>
    </w:p>
    <w:p w:rsidR="00000000" w:rsidDel="00000000" w:rsidP="00000000" w:rsidRDefault="00000000" w:rsidRPr="00000000" w14:paraId="0000011B">
      <w:pPr>
        <w:numPr>
          <w:ilvl w:val="0"/>
          <w:numId w:val="20"/>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Optimization and thermodynamics × descriptive agent foundations.</w:delText>
          </w:r>
          <w:r w:rsidDel="00000000" w:rsidR="00000000" w:rsidRPr="00000000">
            <w:rPr>
              <w:rFonts w:ascii="Cambria" w:cs="Cambria" w:eastAsia="Cambria" w:hAnsi="Cambria"/>
              <w:sz w:val="24"/>
              <w:szCs w:val="24"/>
              <w:rtl w:val="0"/>
              <w:rPrChange w:author="Daniel Chiang" w:id="1" w:date="2026-07-09T20:25:09Z">
                <w:rPr/>
              </w:rPrChange>
            </w:rPr>
            <w:delText xml:space="preserve"> Thermodynamics constrains what optimization is physically possible; selection theorems ask what agent type-signatures get selected for. What constraints might thermodynamics impose on the selection environment?</w:delText>
          </w:r>
        </w:del>
      </w:ins>
    </w:p>
    <w:p w:rsidR="00000000" w:rsidDel="00000000" w:rsidP="00000000" w:rsidRDefault="00000000" w:rsidRPr="00000000" w14:paraId="0000011C">
      <w:pPr>
        <w:numPr>
          <w:ilvl w:val="0"/>
          <w:numId w:val="20"/>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Consequentialist foundations × descriptive agent foundations.</w:delText>
          </w:r>
          <w:r w:rsidDel="00000000" w:rsidR="00000000" w:rsidRPr="00000000">
            <w:rPr>
              <w:rFonts w:ascii="Cambria" w:cs="Cambria" w:eastAsia="Cambria" w:hAnsi="Cambria"/>
              <w:sz w:val="24"/>
              <w:szCs w:val="24"/>
              <w:rtl w:val="0"/>
              <w:rPrChange w:author="Daniel Chiang" w:id="1" w:date="2026-07-09T20:25:09Z">
                <w:rPr/>
              </w:rPrChange>
            </w:rPr>
            <w:delText xml:space="preserve"> The complete class theorem is representational (“can be described as a maximizer”); descriptive foundations is mechanistic (“what agents actually are, and what makes them arise”). How do the representational and mechanistic views relate?</w:delText>
          </w:r>
        </w:del>
      </w:ins>
    </w:p>
    <w:p w:rsidR="00000000" w:rsidDel="00000000" w:rsidP="00000000" w:rsidRDefault="00000000" w:rsidRPr="00000000" w14:paraId="0000011D">
      <w:pPr>
        <w:numPr>
          <w:ilvl w:val="0"/>
          <w:numId w:val="20"/>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Consequentialist foundations × logical induction.</w:delText>
          </w:r>
          <w:r w:rsidDel="00000000" w:rsidR="00000000" w:rsidRPr="00000000">
            <w:rPr>
              <w:rFonts w:ascii="Cambria" w:cs="Cambria" w:eastAsia="Cambria" w:hAnsi="Cambria"/>
              <w:sz w:val="24"/>
              <w:szCs w:val="24"/>
              <w:rtl w:val="0"/>
              <w:rPrChange w:author="Daniel Chiang" w:id="1" w:date="2026-07-09T20:25:09Z">
                <w:rPr/>
              </w:rPrChange>
            </w:rPr>
            <w:delText xml:space="preserve"> Coherence assumes the agent can price any bet correctly; the logical-induction criterion is the “no efficient Dutch book” analogue. How does logical uncertainty reshape coherence arguments?</w:delText>
          </w:r>
        </w:del>
      </w:ins>
    </w:p>
    <w:p w:rsidR="00000000" w:rsidDel="00000000" w:rsidP="00000000" w:rsidRDefault="00000000" w:rsidRPr="00000000" w14:paraId="0000011E">
      <w:pPr>
        <w:pStyle w:val="Heading2"/>
        <w:spacing w:after="0" w:before="20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Exercise session</w:delText>
          </w:r>
        </w:del>
      </w:ins>
    </w:p>
    <w:p w:rsidR="00000000" w:rsidDel="00000000" w:rsidP="00000000" w:rsidRDefault="00000000" w:rsidRPr="00000000" w14:paraId="0000011F">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Hand out the exercise sheet. </w:delText>
          </w:r>
          <w:r w:rsidDel="00000000" w:rsidR="00000000" w:rsidRPr="00000000">
            <w:rPr>
              <w:rFonts w:ascii="Cambria" w:cs="Cambria" w:eastAsia="Cambria" w:hAnsi="Cambria"/>
              <w:sz w:val="24"/>
              <w:szCs w:val="24"/>
              <w:rtl w:val="0"/>
              <w:rPrChange w:author="Daniel Chiang" w:id="1" w:date="2026-07-09T20:25:09Z">
                <w:rPr/>
              </w:rPrChange>
            </w:rPr>
            <w:delText xml:space="preserve">TN:</w:delText>
          </w:r>
          <w:r w:rsidDel="00000000" w:rsidR="00000000" w:rsidRPr="00000000">
            <w:rPr>
              <w:rFonts w:ascii="Cambria" w:cs="Cambria" w:eastAsia="Cambria" w:hAnsi="Cambria"/>
              <w:sz w:val="24"/>
              <w:szCs w:val="24"/>
              <w:rtl w:val="0"/>
              <w:rPrChange w:author="Daniel Chiang" w:id="1" w:date="2026-07-09T20:25:09Z">
                <w:rPr/>
              </w:rPrChange>
            </w:rPr>
            <w:delText xml:space="preserve"> suggest students start with the exercise matching their pre-reading track (Löb/Gödel for the logic tracks, complete class for consequentialist foundations, do-divergence/channel additivity for optimization and descriptive), then move on; Exercises 2 and 3 are the highest-importance and best for a mixed room. The exercises build through lemmas, so a stuck student usually needs the previous part re-read, not the answer. Release solutions at the end. </w:delText>
          </w:r>
          <w:r w:rsidDel="00000000" w:rsidR="00000000" w:rsidRPr="00000000">
            <w:rPr>
              <w:rFonts w:ascii="Cambria" w:cs="Cambria" w:eastAsia="Cambria" w:hAnsi="Cambria"/>
              <w:sz w:val="24"/>
              <w:szCs w:val="24"/>
              <w:rtl w:val="0"/>
              <w:rPrChange w:author="Daniel Chiang" w:id="1" w:date="2026-07-09T20:25:09Z">
                <w:rPr/>
              </w:rPrChange>
            </w:rPr>
            <w:delText xml:space="preserve">TN, Exercise 2(e):</w:delText>
          </w:r>
          <w:r w:rsidDel="00000000" w:rsidR="00000000" w:rsidRPr="00000000">
            <w:rPr>
              <w:rFonts w:ascii="Cambria" w:cs="Cambria" w:eastAsia="Cambria" w:hAnsi="Cambria"/>
              <w:sz w:val="24"/>
              <w:szCs w:val="24"/>
              <w:rtl w:val="0"/>
              <w:rPrChange w:author="Daniel Chiang" w:id="1" w:date="2026-07-09T20:25:09Z">
                <w:rPr/>
              </w:rPrChange>
            </w:rPr>
            <w:delText xml:space="preserve"> the FairBot part is the payoff (Löbian cooperation), and it directly seeds the Decision Theory day’s tournament; flag the connection.</w:delText>
          </w:r>
        </w:del>
      </w:ins>
    </w:p>
    <w:p w:rsidR="00000000" w:rsidDel="00000000" w:rsidP="00000000" w:rsidRDefault="00000000" w:rsidRPr="00000000" w14:paraId="00000120">
      <w:pPr>
        <w:pStyle w:val="Heading2"/>
        <w:spacing w:after="0" w:before="20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Daily checkpoint</w:delText>
          </w:r>
        </w:del>
      </w:ins>
    </w:p>
    <w:p w:rsidR="00000000" w:rsidDel="00000000" w:rsidP="00000000" w:rsidRDefault="00000000" w:rsidRPr="00000000" w14:paraId="00000121">
      <w:pPr>
        <w:spacing w:after="180" w:before="1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Run the six-question checkpoint (above) as a quick individual quiz, then read out the answers. It doubles as an attendance check and tees up the feedback form.</w:delText>
          </w:r>
        </w:del>
      </w:ins>
    </w:p>
    <w:p w:rsidR="00000000" w:rsidDel="00000000" w:rsidP="00000000" w:rsidRDefault="00000000" w:rsidRPr="00000000" w14:paraId="00000122">
      <w:pPr>
        <w:pStyle w:val="Heading1"/>
        <w:spacing w:after="0" w:before="480" w:line="240" w:lineRule="auto"/>
        <w:rPr>
          <w:ins w:author="Daniel Chiang" w:id="2" w:date="2026-06-29T13:53:50Z"/>
          <w:del w:author="Daniel Chiang" w:id="0" w:date="2026-07-09T20:20:15Z"/>
          <w:rFonts w:ascii="Cambria" w:cs="Cambria" w:eastAsia="Cambria" w:hAnsi="Cambria"/>
          <w:sz w:val="24"/>
          <w:szCs w:val="24"/>
          <w:rPrChange w:author="Daniel Chiang" w:id="1" w:date="2026-07-09T20:25:09Z">
            <w:rPr/>
          </w:rPrChange>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Notes for future iterations</w:delText>
          </w:r>
        </w:del>
      </w:ins>
    </w:p>
    <w:p w:rsidR="00000000" w:rsidDel="00000000" w:rsidP="00000000" w:rsidRDefault="00000000" w:rsidRPr="00000000" w14:paraId="00000123">
      <w:pPr>
        <w:numPr>
          <w:ilvl w:val="0"/>
          <w:numId w:val="24"/>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day is wide by design (five strands in one day). If the room skews less mathematical, consider letting students sign up for </w:delText>
          </w:r>
          <w:r w:rsidDel="00000000" w:rsidR="00000000" w:rsidRPr="00000000">
            <w:rPr>
              <w:rFonts w:ascii="Cambria" w:cs="Cambria" w:eastAsia="Cambria" w:hAnsi="Cambria"/>
              <w:sz w:val="24"/>
              <w:szCs w:val="24"/>
              <w:rtl w:val="0"/>
              <w:rPrChange w:author="Daniel Chiang" w:id="1" w:date="2026-07-09T20:25:09Z">
                <w:rPr/>
              </w:rPrChange>
            </w:rPr>
            <w:delText xml:space="preserve">two</w:delText>
          </w:r>
          <w:r w:rsidDel="00000000" w:rsidR="00000000" w:rsidRPr="00000000">
            <w:rPr>
              <w:rFonts w:ascii="Cambria" w:cs="Cambria" w:eastAsia="Cambria" w:hAnsi="Cambria"/>
              <w:sz w:val="24"/>
              <w:szCs w:val="24"/>
              <w:rtl w:val="0"/>
              <w:rPrChange w:author="Daniel Chiang" w:id="1" w:date="2026-07-09T20:25:09Z">
                <w:rPr/>
              </w:rPrChange>
            </w:rPr>
            <w:delText xml:space="preserve"> tracks at lighter depth rather than one in depth, and lean the discussion harder on the conceptual prompts (1, 2, 5) over the technical ones.</w:delText>
          </w:r>
        </w:del>
      </w:ins>
    </w:p>
    <w:p w:rsidR="00000000" w:rsidDel="00000000" w:rsidP="00000000" w:rsidRDefault="00000000" w:rsidRPr="00000000" w14:paraId="00000124">
      <w:pPr>
        <w:numPr>
          <w:ilvl w:val="0"/>
          <w:numId w:val="24"/>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Decision theory has its own module (the following day) and is deliberately not a strand here, to avoid duplication; the FairBot exercise (2e) is the one explicit hand-off to it.</w:delText>
          </w:r>
        </w:del>
      </w:ins>
    </w:p>
    <w:p w:rsidR="00000000" w:rsidDel="00000000" w:rsidP="00000000" w:rsidRDefault="00000000" w:rsidRPr="00000000" w14:paraId="00000125">
      <w:pPr>
        <w:numPr>
          <w:ilvl w:val="0"/>
          <w:numId w:val="24"/>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exercises span very different prerequisites (logic vs information theory). Grouping students by track during the exercise block worked better than leaving it open.</w:delText>
          </w:r>
        </w:del>
      </w:ins>
    </w:p>
    <w:p w:rsidR="00000000" w:rsidDel="00000000" w:rsidP="00000000" w:rsidRDefault="00000000" w:rsidRPr="00000000" w14:paraId="00000126">
      <w:pPr>
        <w:numPr>
          <w:ilvl w:val="0"/>
          <w:numId w:val="24"/>
        </w:numPr>
        <w:spacing w:after="36" w:before="36" w:line="240" w:lineRule="auto"/>
        <w:ind w:left="720" w:hanging="480"/>
        <w:rPr>
          <w:ins w:author="Daniel Chiang" w:id="2" w:date="2026-06-29T13:53:50Z"/>
          <w:del w:author="Daniel Chiang" w:id="0" w:date="2026-07-09T20:20:15Z"/>
          <w:rFonts w:ascii="Cambria" w:cs="Cambria" w:eastAsia="Cambria" w:hAnsi="Cambria"/>
          <w:sz w:val="24"/>
          <w:szCs w:val="24"/>
        </w:rPr>
      </w:pPr>
      <w:ins w:author="Daniel Chiang" w:id="2" w:date="2026-06-29T13:53:50Z">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After teaching: record which prerequisite refreshers students actually needed, and tighten the pre-reading track sizes so every group in the discussion has at least one student per represented track.</w:delText>
          </w:r>
        </w:del>
      </w:ins>
    </w:p>
    <w:p w:rsidR="00000000" w:rsidDel="00000000" w:rsidP="00000000" w:rsidRDefault="00000000" w:rsidRPr="00000000" w14:paraId="00000127">
      <w:pPr>
        <w:pStyle w:val="Title"/>
        <w:rPr>
          <w:del w:author="Daniel Chiang" w:id="0" w:date="2026-07-09T20:20:15Z"/>
          <w:rFonts w:ascii="Cambria" w:cs="Cambria" w:eastAsia="Cambria" w:hAnsi="Cambria"/>
          <w:sz w:val="24"/>
          <w:szCs w:val="24"/>
          <w:rPrChange w:author="Daniel Chiang" w:id="1" w:date="2026-07-09T20:25:09Z">
            <w:rPr>
              <w:b w:val="1"/>
              <w:bCs w:val="1"/>
            </w:rPr>
          </w:rPrChange>
        </w:rPr>
      </w:pPr>
      <w:del w:author="Daniel Chiang" w:id="0" w:date="2026-07-09T20:20:15Z">
        <w:bookmarkStart w:colFirst="0" w:colLast="0" w:name="_85nxmn7tm252" w:id="0"/>
        <w:bookmarkEnd w:id="0"/>
        <w:r w:rsidDel="00000000" w:rsidR="00000000" w:rsidRPr="00000000">
          <w:rPr>
            <w:rFonts w:ascii="Cambria" w:cs="Cambria" w:eastAsia="Cambria" w:hAnsi="Cambria"/>
            <w:sz w:val="24"/>
            <w:szCs w:val="24"/>
            <w:rtl w:val="0"/>
            <w:rPrChange w:author="Daniel Chiang" w:id="1" w:date="2026-07-09T20:25:09Z">
              <w:rPr/>
            </w:rPrChange>
          </w:rPr>
          <w:delText xml:space="preserve">D.4 Agent Foundations</w:delText>
        </w:r>
        <w:r w:rsidDel="00000000" w:rsidR="00000000" w:rsidRPr="00000000">
          <w:rPr>
            <w:rtl w:val="0"/>
          </w:rPr>
        </w:r>
      </w:del>
    </w:p>
    <w:sdt>
      <w:sdtPr>
        <w:id w:val="386438543"/>
        <w:docPartObj>
          <w:docPartGallery w:val="Table of Contents"/>
          <w:docPartUnique w:val="1"/>
        </w:docPartObj>
      </w:sdtPr>
      <w:sdtContent>
        <w:p w:rsidR="00000000" w:rsidDel="00000000" w:rsidP="00000000" w:rsidRDefault="00000000" w:rsidRPr="00000000" w14:paraId="00000128">
          <w:pPr>
            <w:widowControl w:val="0"/>
            <w:tabs>
              <w:tab w:val="right" w:leader="none" w:pos="12000"/>
            </w:tabs>
            <w:spacing w:before="60" w:line="240" w:lineRule="auto"/>
            <w:rPr>
              <w:del w:author="Daniel Chiang" w:id="0" w:date="2026-07-09T20:20:15Z"/>
              <w:rFonts w:ascii="Cambria" w:cs="Cambria" w:eastAsia="Cambria" w:hAnsi="Cambria"/>
              <w:sz w:val="24"/>
              <w:szCs w:val="24"/>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pPr>
          <w:r w:rsidDel="00000000" w:rsidR="00000000" w:rsidRPr="00000000">
            <w:fldChar w:fldCharType="begin"/>
            <w:instrText xml:space="preserve"> TOC \h \u \z \t "Heading 1,1,Heading 2,2,Heading 5,5,Heading 6,6,"</w:instrText>
            <w:fldChar w:fldCharType="separate"/>
          </w:r>
          <w:del w:author="Daniel Chiang" w:id="0" w:date="2026-07-09T20:20:15Z">
            <w:r w:rsidDel="00000000" w:rsidR="00000000" w:rsidRPr="00000000">
              <w:fldChar w:fldCharType="begin"/>
            </w:r>
            <w:r w:rsidDel="00000000" w:rsidR="00000000" w:rsidRPr="00000000">
              <w:delInstrText xml:space="preserve">HYPERLINK \l "_kih1d8fd84dq"</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delText xml:space="preserve">Contributors</w:delText>
              <w:tab/>
              <w:delText xml:space="preserve">1</w:delText>
            </w:r>
            <w:r w:rsidDel="00000000" w:rsidR="00000000" w:rsidRPr="00000000">
              <w:fldChar w:fldCharType="end"/>
            </w:r>
            <w:r w:rsidDel="00000000" w:rsidR="00000000" w:rsidRPr="00000000">
              <w:rPr>
                <w:rtl w:val="0"/>
              </w:rPr>
            </w:r>
          </w:del>
        </w:p>
        <w:p w:rsidR="00000000" w:rsidDel="00000000" w:rsidP="00000000" w:rsidRDefault="00000000" w:rsidRPr="00000000" w14:paraId="00000129">
          <w:pPr>
            <w:widowControl w:val="0"/>
            <w:tabs>
              <w:tab w:val="right" w:leader="none" w:pos="12000"/>
            </w:tabs>
            <w:spacing w:before="60" w:line="240" w:lineRule="auto"/>
            <w:rPr>
              <w:del w:author="Daniel Chiang" w:id="0" w:date="2026-07-09T20:20:15Z"/>
              <w:rFonts w:ascii="Cambria" w:cs="Cambria" w:eastAsia="Cambria" w:hAnsi="Cambria"/>
              <w:sz w:val="24"/>
              <w:szCs w:val="24"/>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pPr>
          <w:del w:author="Daniel Chiang" w:id="0" w:date="2026-07-09T20:20:15Z">
            <w:r w:rsidDel="00000000" w:rsidR="00000000" w:rsidRPr="00000000">
              <w:fldChar w:fldCharType="begin"/>
            </w:r>
            <w:r w:rsidDel="00000000" w:rsidR="00000000" w:rsidRPr="00000000">
              <w:delInstrText xml:space="preserve">HYPERLINK \l "_g3mka7rgg1jj"</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delText xml:space="preserve">Learning outcomes</w:delText>
              <w:tab/>
              <w:delText xml:space="preserve">1</w:delText>
            </w:r>
            <w:r w:rsidDel="00000000" w:rsidR="00000000" w:rsidRPr="00000000">
              <w:fldChar w:fldCharType="end"/>
            </w:r>
            <w:r w:rsidDel="00000000" w:rsidR="00000000" w:rsidRPr="00000000">
              <w:rPr>
                <w:rtl w:val="0"/>
              </w:rPr>
            </w:r>
          </w:del>
        </w:p>
        <w:p w:rsidR="00000000" w:rsidDel="00000000" w:rsidP="00000000" w:rsidRDefault="00000000" w:rsidRPr="00000000" w14:paraId="0000012A">
          <w:pPr>
            <w:widowControl w:val="0"/>
            <w:tabs>
              <w:tab w:val="right" w:leader="none" w:pos="12000"/>
            </w:tabs>
            <w:spacing w:before="60" w:line="240" w:lineRule="auto"/>
            <w:rPr>
              <w:del w:author="Daniel Chiang" w:id="0" w:date="2026-07-09T20:20:15Z"/>
              <w:rFonts w:ascii="Cambria" w:cs="Cambria" w:eastAsia="Cambria" w:hAnsi="Cambria"/>
              <w:sz w:val="24"/>
              <w:szCs w:val="24"/>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pPr>
          <w:del w:author="Daniel Chiang" w:id="0" w:date="2026-07-09T20:20:15Z">
            <w:r w:rsidDel="00000000" w:rsidR="00000000" w:rsidRPr="00000000">
              <w:fldChar w:fldCharType="begin"/>
            </w:r>
            <w:r w:rsidDel="00000000" w:rsidR="00000000" w:rsidRPr="00000000">
              <w:delInstrText xml:space="preserve">HYPERLINK \l "_6fy4jtwkowry"</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delText xml:space="preserve">Prerequisites</w:delText>
              <w:tab/>
              <w:delText xml:space="preserve">2</w:delText>
            </w:r>
            <w:r w:rsidDel="00000000" w:rsidR="00000000" w:rsidRPr="00000000">
              <w:fldChar w:fldCharType="end"/>
            </w:r>
            <w:r w:rsidDel="00000000" w:rsidR="00000000" w:rsidRPr="00000000">
              <w:rPr>
                <w:rtl w:val="0"/>
              </w:rPr>
            </w:r>
          </w:del>
        </w:p>
        <w:p w:rsidR="00000000" w:rsidDel="00000000" w:rsidP="00000000" w:rsidRDefault="00000000" w:rsidRPr="00000000" w14:paraId="0000012B">
          <w:pPr>
            <w:widowControl w:val="0"/>
            <w:tabs>
              <w:tab w:val="right" w:leader="none" w:pos="12000"/>
            </w:tabs>
            <w:spacing w:before="60" w:line="240" w:lineRule="auto"/>
            <w:rPr>
              <w:del w:author="Daniel Chiang" w:id="0" w:date="2026-07-09T20:20:15Z"/>
              <w:rFonts w:ascii="Cambria" w:cs="Cambria" w:eastAsia="Cambria" w:hAnsi="Cambria"/>
              <w:sz w:val="24"/>
              <w:szCs w:val="24"/>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pPr>
          <w:del w:author="Daniel Chiang" w:id="0" w:date="2026-07-09T20:20:15Z">
            <w:r w:rsidDel="00000000" w:rsidR="00000000" w:rsidRPr="00000000">
              <w:fldChar w:fldCharType="begin"/>
            </w:r>
            <w:r w:rsidDel="00000000" w:rsidR="00000000" w:rsidRPr="00000000">
              <w:delInstrText xml:space="preserve">HYPERLINK \l "_vhbsc6o4sh8c"</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delText xml:space="preserve">Content</w:delText>
              <w:tab/>
              <w:delText xml:space="preserve">2</w:delText>
            </w:r>
            <w:r w:rsidDel="00000000" w:rsidR="00000000" w:rsidRPr="00000000">
              <w:fldChar w:fldCharType="end"/>
            </w:r>
            <w:r w:rsidDel="00000000" w:rsidR="00000000" w:rsidRPr="00000000">
              <w:rPr>
                <w:rtl w:val="0"/>
              </w:rPr>
            </w:r>
          </w:del>
        </w:p>
        <w:p w:rsidR="00000000" w:rsidDel="00000000" w:rsidP="00000000" w:rsidRDefault="00000000" w:rsidRPr="00000000" w14:paraId="0000012C">
          <w:pPr>
            <w:widowControl w:val="0"/>
            <w:tabs>
              <w:tab w:val="right" w:leader="none" w:pos="12000"/>
            </w:tabs>
            <w:spacing w:before="60" w:line="240" w:lineRule="auto"/>
            <w:ind w:left="360" w:firstLine="0"/>
            <w:rPr>
              <w:del w:author="Daniel Chiang" w:id="0" w:date="2026-07-09T20:20:15Z"/>
              <w:rFonts w:ascii="Cambria" w:cs="Cambria" w:eastAsia="Cambria" w:hAnsi="Cambria"/>
              <w:sz w:val="24"/>
              <w:szCs w:val="24"/>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
          <w:del w:author="Daniel Chiang" w:id="0" w:date="2026-07-09T20:20:15Z">
            <w:r w:rsidDel="00000000" w:rsidR="00000000" w:rsidRPr="00000000">
              <w:fldChar w:fldCharType="begin"/>
            </w:r>
            <w:r w:rsidDel="00000000" w:rsidR="00000000" w:rsidRPr="00000000">
              <w:delInstrText xml:space="preserve">HYPERLINK \l "_eyk1pgb4c7gb"</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Fast-track</w:delText>
              <w:tab/>
              <w:delText xml:space="preserve">2</w:delText>
            </w:r>
            <w:r w:rsidDel="00000000" w:rsidR="00000000" w:rsidRPr="00000000">
              <w:fldChar w:fldCharType="end"/>
            </w:r>
            <w:r w:rsidDel="00000000" w:rsidR="00000000" w:rsidRPr="00000000">
              <w:rPr>
                <w:rtl w:val="0"/>
              </w:rPr>
            </w:r>
          </w:del>
        </w:p>
        <w:p w:rsidR="00000000" w:rsidDel="00000000" w:rsidP="00000000" w:rsidRDefault="00000000" w:rsidRPr="00000000" w14:paraId="0000012D">
          <w:pPr>
            <w:widowControl w:val="0"/>
            <w:tabs>
              <w:tab w:val="right" w:leader="none" w:pos="12000"/>
            </w:tabs>
            <w:spacing w:before="60" w:line="240" w:lineRule="auto"/>
            <w:ind w:left="360" w:firstLine="0"/>
            <w:rPr>
              <w:del w:author="Daniel Chiang" w:id="0" w:date="2026-07-09T20:20:15Z"/>
              <w:rFonts w:ascii="Cambria" w:cs="Cambria" w:eastAsia="Cambria" w:hAnsi="Cambria"/>
              <w:sz w:val="24"/>
              <w:szCs w:val="24"/>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
          <w:del w:author="Daniel Chiang" w:id="0" w:date="2026-07-09T20:20:15Z">
            <w:r w:rsidDel="00000000" w:rsidR="00000000" w:rsidRPr="00000000">
              <w:fldChar w:fldCharType="begin"/>
            </w:r>
            <w:r w:rsidDel="00000000" w:rsidR="00000000" w:rsidRPr="00000000">
              <w:delInstrText xml:space="preserve">HYPERLINK \l "_l9q7s4xpj15x"</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Main content</w:delText>
              <w:tab/>
              <w:delText xml:space="preserve">2</w:delText>
            </w:r>
            <w:r w:rsidDel="00000000" w:rsidR="00000000" w:rsidRPr="00000000">
              <w:fldChar w:fldCharType="end"/>
            </w:r>
            <w:r w:rsidDel="00000000" w:rsidR="00000000" w:rsidRPr="00000000">
              <w:rPr>
                <w:rtl w:val="0"/>
              </w:rPr>
            </w:r>
          </w:del>
        </w:p>
        <w:p w:rsidR="00000000" w:rsidDel="00000000" w:rsidP="00000000" w:rsidRDefault="00000000" w:rsidRPr="00000000" w14:paraId="0000012E">
          <w:pPr>
            <w:widowControl w:val="0"/>
            <w:tabs>
              <w:tab w:val="right" w:leader="none" w:pos="12000"/>
            </w:tabs>
            <w:spacing w:before="60" w:line="240" w:lineRule="auto"/>
            <w:ind w:left="360" w:firstLine="0"/>
            <w:rPr>
              <w:del w:author="Daniel Chiang" w:id="0" w:date="2026-07-09T20:20:15Z"/>
              <w:rFonts w:ascii="Cambria" w:cs="Cambria" w:eastAsia="Cambria" w:hAnsi="Cambria"/>
              <w:sz w:val="24"/>
              <w:szCs w:val="24"/>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
          <w:del w:author="Daniel Chiang" w:id="0" w:date="2026-07-09T20:20:15Z">
            <w:r w:rsidDel="00000000" w:rsidR="00000000" w:rsidRPr="00000000">
              <w:fldChar w:fldCharType="begin"/>
            </w:r>
            <w:r w:rsidDel="00000000" w:rsidR="00000000" w:rsidRPr="00000000">
              <w:delInstrText xml:space="preserve">HYPERLINK \l "_40aye11hi8ql"</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delText xml:space="preserve">Learn more</w:delText>
              <w:tab/>
              <w:delText xml:space="preserve">6</w:delText>
            </w:r>
            <w:r w:rsidDel="00000000" w:rsidR="00000000" w:rsidRPr="00000000">
              <w:fldChar w:fldCharType="end"/>
            </w:r>
            <w:r w:rsidDel="00000000" w:rsidR="00000000" w:rsidRPr="00000000">
              <w:rPr>
                <w:rtl w:val="0"/>
              </w:rPr>
            </w:r>
          </w:del>
        </w:p>
        <w:p w:rsidR="00000000" w:rsidDel="00000000" w:rsidP="00000000" w:rsidRDefault="00000000" w:rsidRPr="00000000" w14:paraId="0000012F">
          <w:pPr>
            <w:widowControl w:val="0"/>
            <w:tabs>
              <w:tab w:val="right" w:leader="none" w:pos="12000"/>
            </w:tabs>
            <w:spacing w:before="60" w:line="240" w:lineRule="auto"/>
            <w:rPr>
              <w:del w:author="Daniel Chiang" w:id="0" w:date="2026-07-09T20:20:15Z"/>
              <w:rFonts w:ascii="Cambria" w:cs="Cambria" w:eastAsia="Cambria" w:hAnsi="Cambria"/>
              <w:sz w:val="24"/>
              <w:szCs w:val="24"/>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pPr>
          <w:del w:author="Daniel Chiang" w:id="0" w:date="2026-07-09T20:20:15Z">
            <w:r w:rsidDel="00000000" w:rsidR="00000000" w:rsidRPr="00000000">
              <w:fldChar w:fldCharType="begin"/>
            </w:r>
            <w:r w:rsidDel="00000000" w:rsidR="00000000" w:rsidRPr="00000000">
              <w:delInstrText xml:space="preserve">HYPERLINK \l "_ambnzvkysivd"</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delText xml:space="preserve">Teaching guide</w:delText>
              <w:tab/>
              <w:delText xml:space="preserve">6</w:delText>
            </w:r>
            <w:r w:rsidDel="00000000" w:rsidR="00000000" w:rsidRPr="00000000">
              <w:fldChar w:fldCharType="end"/>
            </w:r>
            <w:r w:rsidDel="00000000" w:rsidR="00000000" w:rsidRPr="00000000">
              <w:rPr>
                <w:rtl w:val="0"/>
              </w:rPr>
            </w:r>
          </w:del>
        </w:p>
        <w:p w:rsidR="00000000" w:rsidDel="00000000" w:rsidP="00000000" w:rsidRDefault="00000000" w:rsidRPr="00000000" w14:paraId="00000130">
          <w:pPr>
            <w:widowControl w:val="0"/>
            <w:tabs>
              <w:tab w:val="right" w:leader="none" w:pos="12000"/>
            </w:tabs>
            <w:spacing w:before="60" w:line="240" w:lineRule="auto"/>
            <w:ind w:left="360" w:firstLine="0"/>
            <w:rPr>
              <w:del w:author="Daniel Chiang" w:id="0" w:date="2026-07-09T20:20:15Z"/>
              <w:rFonts w:ascii="Cambria" w:cs="Cambria" w:eastAsia="Cambria" w:hAnsi="Cambria"/>
              <w:sz w:val="24"/>
              <w:szCs w:val="24"/>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
          <w:del w:author="Daniel Chiang" w:id="0" w:date="2026-07-09T20:20:15Z">
            <w:r w:rsidDel="00000000" w:rsidR="00000000" w:rsidRPr="00000000">
              <w:fldChar w:fldCharType="begin"/>
            </w:r>
            <w:r w:rsidDel="00000000" w:rsidR="00000000" w:rsidRPr="00000000">
              <w:delInstrText xml:space="preserve">HYPERLINK \l "_y7jg06sy5011"</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delText xml:space="preserve">Cross Pollinations</w:delText>
              <w:tab/>
              <w:delText xml:space="preserve">7</w:delText>
            </w:r>
            <w:r w:rsidDel="00000000" w:rsidR="00000000" w:rsidRPr="00000000">
              <w:fldChar w:fldCharType="end"/>
            </w:r>
            <w:r w:rsidDel="00000000" w:rsidR="00000000" w:rsidRPr="00000000">
              <w:rPr>
                <w:rtl w:val="0"/>
              </w:rPr>
            </w:r>
          </w:del>
        </w:p>
        <w:p w:rsidR="00000000" w:rsidDel="00000000" w:rsidP="00000000" w:rsidRDefault="00000000" w:rsidRPr="00000000" w14:paraId="00000131">
          <w:pPr>
            <w:widowControl w:val="0"/>
            <w:tabs>
              <w:tab w:val="right" w:leader="none" w:pos="12000"/>
            </w:tabs>
            <w:spacing w:before="60" w:line="240" w:lineRule="auto"/>
            <w:rPr>
              <w:del w:author="Daniel Chiang" w:id="0" w:date="2026-07-09T20:20:15Z"/>
              <w:rFonts w:ascii="Cambria" w:cs="Cambria" w:eastAsia="Cambria" w:hAnsi="Cambria"/>
              <w:sz w:val="24"/>
              <w:szCs w:val="24"/>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pPr>
          <w:del w:author="Daniel Chiang" w:id="0" w:date="2026-07-09T20:20:15Z">
            <w:r w:rsidDel="00000000" w:rsidR="00000000" w:rsidRPr="00000000">
              <w:fldChar w:fldCharType="begin"/>
            </w:r>
            <w:r w:rsidDel="00000000" w:rsidR="00000000" w:rsidRPr="00000000">
              <w:delInstrText xml:space="preserve">HYPERLINK \l "_upb21ye5crdn"</w:delInstrText>
            </w:r>
            <w:r w:rsidDel="00000000" w:rsidR="00000000" w:rsidRPr="00000000">
              <w:fldChar w:fldCharType="separate"/>
            </w:r>
            <w:r w:rsidDel="00000000" w:rsidR="00000000" w:rsidRPr="00000000">
              <w:rPr>
                <w:rFonts w:ascii="Cambria" w:cs="Cambria" w:eastAsia="Cambria" w:hAnsi="Cambria"/>
                <w:sz w:val="24"/>
                <w:szCs w:val="24"/>
                <w:rtl w:val="0"/>
                <w:rPrChange w:author="Daniel Chiang" w:id="1" w:date="2026-07-09T20:25:09Z">
                  <w:rPr>
                    <w:rFonts w:ascii="Arial" w:cs="Arial" w:eastAsia="Arial" w:hAnsi="Arial"/>
                    <w:b w:val="1"/>
                    <w:bCs w:val="1"/>
                    <w:i w:val="0"/>
                    <w:iCs w:val="0"/>
                    <w:smallCaps w:val="0"/>
                    <w:strike w:val="0"/>
                    <w:color w:val="000000"/>
                    <w:sz w:val="22"/>
                    <w:szCs w:val="22"/>
                    <w:u w:val="none"/>
                    <w:shd w:fill="auto" w:val="clear"/>
                    <w:vertAlign w:val="baseline"/>
                  </w:rPr>
                </w:rPrChange>
              </w:rPr>
              <w:delText xml:space="preserve">Notes for future iterations</w:delText>
              <w:tab/>
              <w:delText xml:space="preserve">9</w:delText>
            </w:r>
            <w:r w:rsidDel="00000000" w:rsidR="00000000" w:rsidRPr="00000000">
              <w:fldChar w:fldCharType="end"/>
            </w:r>
            <w:r w:rsidDel="00000000" w:rsidR="00000000" w:rsidRPr="00000000">
              <w:rPr>
                <w:rtl w:val="0"/>
              </w:rPr>
            </w:r>
          </w:del>
          <w:r w:rsidDel="00000000" w:rsidR="00000000" w:rsidRPr="00000000">
            <w:fldChar w:fldCharType="end"/>
          </w:r>
        </w:p>
      </w:sdtContent>
    </w:sdt>
    <w:p w:rsidR="00000000" w:rsidDel="00000000" w:rsidP="00000000" w:rsidRDefault="00000000" w:rsidRPr="00000000" w14:paraId="00000132">
      <w:pPr>
        <w:pStyle w:val="Heading1"/>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bookmarkStart w:colFirst="0" w:colLast="0" w:name="_kih1d8fd84dq" w:id="1"/>
        <w:bookmarkEnd w:id="1"/>
        <w:r w:rsidDel="00000000" w:rsidR="00000000" w:rsidRPr="00000000">
          <w:rPr>
            <w:rFonts w:ascii="Cambria" w:cs="Cambria" w:eastAsia="Cambria" w:hAnsi="Cambria"/>
            <w:sz w:val="24"/>
            <w:szCs w:val="24"/>
            <w:rtl w:val="0"/>
            <w:rPrChange w:author="Daniel Chiang" w:id="1" w:date="2026-07-09T20:25:09Z">
              <w:rPr/>
            </w:rPrChange>
          </w:rPr>
          <w:delText xml:space="preserve">Contributors</w:delText>
        </w:r>
      </w:del>
    </w:p>
    <w:p w:rsidR="00000000" w:rsidDel="00000000" w:rsidP="00000000" w:rsidRDefault="00000000" w:rsidRPr="00000000" w14:paraId="00000133">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Daniel Chiang</w:delText>
        </w:r>
        <w:r w:rsidDel="00000000" w:rsidR="00000000" w:rsidRPr="00000000">
          <w:rPr>
            <w:rFonts w:ascii="Cambria" w:cs="Cambria" w:eastAsia="Cambria" w:hAnsi="Cambria"/>
            <w:sz w:val="24"/>
            <w:szCs w:val="24"/>
            <w:rtl w:val="0"/>
            <w:rPrChange w:author="Daniel Chiang" w:id="1" w:date="2026-07-09T20:25:09Z">
              <w:rPr/>
            </w:rPrChange>
          </w:rPr>
          <w:delText xml:space="preserve"> (Independent) and Satya Benson (Williams College) created this day’s content. Daniel taught it in-person. Cole Wyeth (University of Waterloo) and Aram Ebtekar (Independent) gave guest lectures. </w:delText>
        </w:r>
        <w:r w:rsidDel="00000000" w:rsidR="00000000" w:rsidRPr="00000000">
          <w:rPr>
            <w:rtl w:val="0"/>
          </w:rPr>
        </w:r>
      </w:del>
    </w:p>
    <w:p w:rsidR="00000000" w:rsidDel="00000000" w:rsidP="00000000" w:rsidRDefault="00000000" w:rsidRPr="00000000" w14:paraId="00000134">
      <w:pPr>
        <w:pStyle w:val="Heading1"/>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bookmarkStart w:colFirst="0" w:colLast="0" w:name="_g3mka7rgg1jj" w:id="2"/>
        <w:bookmarkEnd w:id="2"/>
        <w:r w:rsidDel="00000000" w:rsidR="00000000" w:rsidRPr="00000000">
          <w:rPr>
            <w:rFonts w:ascii="Cambria" w:cs="Cambria" w:eastAsia="Cambria" w:hAnsi="Cambria"/>
            <w:sz w:val="24"/>
            <w:szCs w:val="24"/>
            <w:rtl w:val="0"/>
            <w:rPrChange w:author="Daniel Chiang" w:id="1" w:date="2026-07-09T20:25:09Z">
              <w:rPr/>
            </w:rPrChange>
          </w:rPr>
          <w:delText xml:space="preserve">Learning outcomes</w:delText>
        </w:r>
      </w:del>
    </w:p>
    <w:p w:rsidR="00000000" w:rsidDel="00000000" w:rsidP="00000000" w:rsidRDefault="00000000" w:rsidRPr="00000000" w14:paraId="00000135">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Students are able to explain why alignment requires reasoning about superintelligent agents in advance, before such systems exist</w:delText>
        </w:r>
      </w:del>
    </w:p>
    <w:p w:rsidR="00000000" w:rsidDel="00000000" w:rsidP="00000000" w:rsidRDefault="00000000" w:rsidRPr="00000000" w14:paraId="00000136">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Students are able to explain Goodhart's law and why a good theory of agency requires concepts that remain meaningful under optimization pressure</w:delText>
        </w:r>
      </w:del>
    </w:p>
    <w:p w:rsidR="00000000" w:rsidDel="00000000" w:rsidP="00000000" w:rsidRDefault="00000000" w:rsidRPr="00000000" w14:paraId="00000137">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Students are able to explain reflective stability and why safety properties that are not invariant under self-modification provide weaker alignment guarantees</w:delText>
        </w:r>
      </w:del>
    </w:p>
    <w:p w:rsidR="00000000" w:rsidDel="00000000" w:rsidP="00000000" w:rsidRDefault="00000000" w:rsidRPr="00000000" w14:paraId="00000138">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Students are able to explain the distinction between dualistic and embedded agents, and why the embedded picture raises qualitatively new challenges</w:delText>
        </w:r>
      </w:del>
    </w:p>
    <w:p w:rsidR="00000000" w:rsidDel="00000000" w:rsidP="00000000" w:rsidRDefault="00000000" w:rsidRPr="00000000" w14:paraId="00000139">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Students are able to identify and explain the core subproblems of embedded agency: reasoning about environments larger than the agent, reasoning about environments containing copies of the agent, and reasoning about self-improvement and successor construction</w:delText>
        </w:r>
      </w:del>
    </w:p>
    <w:p w:rsidR="00000000" w:rsidDel="00000000" w:rsidP="00000000" w:rsidRDefault="00000000" w:rsidRPr="00000000" w14:paraId="0000013A">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Students are able to explain the Löbian obstacle and why a consistent formal system cannot vouch for the soundness of an equally powerful successor</w:delText>
        </w:r>
      </w:del>
    </w:p>
    <w:p w:rsidR="00000000" w:rsidDel="00000000" w:rsidP="00000000" w:rsidRDefault="00000000" w:rsidRPr="00000000" w14:paraId="0000013B">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Students are able to explain what descriptive agent foundations is trying to do: characterize what agents arising in the physical world actually look like, starting from properties of the world (selection pressures, modularity, computational constraints) rather than from idealized behavior</w:delText>
        </w:r>
      </w:del>
    </w:p>
    <w:p w:rsidR="00000000" w:rsidDel="00000000" w:rsidP="00000000" w:rsidRDefault="00000000" w:rsidRPr="00000000" w14:paraId="0000013C">
      <w:pPr>
        <w:pStyle w:val="Heading1"/>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bookmarkStart w:colFirst="0" w:colLast="0" w:name="_6fy4jtwkowry" w:id="3"/>
        <w:bookmarkEnd w:id="3"/>
        <w:r w:rsidDel="00000000" w:rsidR="00000000" w:rsidRPr="00000000">
          <w:rPr>
            <w:rFonts w:ascii="Cambria" w:cs="Cambria" w:eastAsia="Cambria" w:hAnsi="Cambria"/>
            <w:sz w:val="24"/>
            <w:szCs w:val="24"/>
            <w:rtl w:val="0"/>
            <w:rPrChange w:author="Daniel Chiang" w:id="1" w:date="2026-07-09T20:25:09Z">
              <w:rPr/>
            </w:rPrChange>
          </w:rPr>
          <w:delText xml:space="preserve">Prerequisites</w:delText>
        </w:r>
      </w:del>
    </w:p>
    <w:p w:rsidR="00000000" w:rsidDel="00000000" w:rsidP="00000000" w:rsidRDefault="00000000" w:rsidRPr="00000000" w14:paraId="0000013D">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Content on AIXI (previous day) should already be known</w:delText>
        </w:r>
      </w:del>
    </w:p>
    <w:p w:rsidR="00000000" w:rsidDel="00000000" w:rsidP="00000000" w:rsidRDefault="00000000" w:rsidRPr="00000000" w14:paraId="0000013E">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A wide variety of background knowledge is helpful for understanding different agenda: Probability theory is helpful for understanding money-pumps and complete class theorems; Formal logic is helpful for understanding tiling agent and Vingean reflection; Computability theory is helpful for understanding reflective oracles; Information theory, causality and statistical mechanics is helpful for understanding the section on descriptive agent foundations</w:delText>
        </w:r>
      </w:del>
    </w:p>
    <w:p w:rsidR="00000000" w:rsidDel="00000000" w:rsidP="00000000" w:rsidRDefault="00000000" w:rsidRPr="00000000" w14:paraId="0000013F">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In general, understanding the motivation of agent foundations research (such as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rocket alignment problem</w:delText>
        </w:r>
        <w:r w:rsidDel="00000000" w:rsidR="00000000" w:rsidRPr="00000000">
          <w:rPr>
            <w:rFonts w:ascii="Cambria" w:cs="Cambria" w:eastAsia="Cambria" w:hAnsi="Cambria"/>
            <w:sz w:val="24"/>
            <w:szCs w:val="24"/>
            <w:rtl w:val="0"/>
            <w:rPrChange w:author="Daniel Chiang" w:id="1" w:date="2026-07-09T20:25:09Z">
              <w:rPr/>
            </w:rPrChange>
          </w:rPr>
          <w:delText xml:space="preserve">) is out of scope</w:delText>
        </w:r>
      </w:del>
    </w:p>
    <w:p w:rsidR="00000000" w:rsidDel="00000000" w:rsidP="00000000" w:rsidRDefault="00000000" w:rsidRPr="00000000" w14:paraId="00000140">
      <w:pPr>
        <w:pStyle w:val="Heading1"/>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bookmarkStart w:colFirst="0" w:colLast="0" w:name="_vhbsc6o4sh8c" w:id="4"/>
        <w:bookmarkEnd w:id="4"/>
        <w:r w:rsidDel="00000000" w:rsidR="00000000" w:rsidRPr="00000000">
          <w:rPr>
            <w:rFonts w:ascii="Cambria" w:cs="Cambria" w:eastAsia="Cambria" w:hAnsi="Cambria"/>
            <w:sz w:val="24"/>
            <w:szCs w:val="24"/>
            <w:rtl w:val="0"/>
            <w:rPrChange w:author="Daniel Chiang" w:id="1" w:date="2026-07-09T20:25:09Z">
              <w:rPr/>
            </w:rPrChange>
          </w:rPr>
          <w:delText xml:space="preserve">Content</w:delText>
        </w:r>
      </w:del>
    </w:p>
    <w:p w:rsidR="00000000" w:rsidDel="00000000" w:rsidP="00000000" w:rsidRDefault="00000000" w:rsidRPr="00000000" w14:paraId="00000141">
      <w:pPr>
        <w:pStyle w:val="Heading2"/>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bookmarkStart w:colFirst="0" w:colLast="0" w:name="_eyk1pgb4c7gb" w:id="5"/>
        <w:bookmarkEnd w:id="5"/>
        <w:r w:rsidDel="00000000" w:rsidR="00000000" w:rsidRPr="00000000">
          <w:rPr>
            <w:rFonts w:ascii="Cambria" w:cs="Cambria" w:eastAsia="Cambria" w:hAnsi="Cambria"/>
            <w:sz w:val="24"/>
            <w:szCs w:val="24"/>
            <w:rtl w:val="0"/>
            <w:rPrChange w:author="Daniel Chiang" w:id="1" w:date="2026-07-09T20:25:09Z">
              <w:rPr/>
            </w:rPrChange>
          </w:rPr>
          <w:delText xml:space="preserve">Fast-track</w:delText>
        </w:r>
      </w:del>
    </w:p>
    <w:p w:rsidR="00000000" w:rsidDel="00000000" w:rsidP="00000000" w:rsidRDefault="00000000" w:rsidRPr="00000000" w14:paraId="00000142">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To achieve the most important learning outcomes within one hour, read the following:</w:delText>
        </w:r>
      </w:del>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44">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Embedded agency</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rPr>
            <w:rFonts w:ascii="Cambria" w:cs="Cambria" w:eastAsia="Cambria" w:hAnsi="Cambria"/>
            <w:sz w:val="24"/>
            <w:szCs w:val="24"/>
            <w:rtl w:val="0"/>
            <w:rPrChange w:author="Daniel Chiang" w:id="1" w:date="2026-07-09T20:25:09Z">
              <w:rPr/>
            </w:rPrChange>
          </w:rPr>
          <w:delText xml:space="preserve">read up to and including section 3.3, then read section 4.1</w:delText>
        </w:r>
      </w:del>
    </w:p>
    <w:p w:rsidR="00000000" w:rsidDel="00000000" w:rsidP="00000000" w:rsidRDefault="00000000" w:rsidRPr="00000000" w14:paraId="00000145">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Why agent foundations</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rPr>
            <w:rFonts w:ascii="Cambria" w:cs="Cambria" w:eastAsia="Cambria" w:hAnsi="Cambria"/>
            <w:sz w:val="24"/>
            <w:szCs w:val="24"/>
            <w:rtl w:val="0"/>
            <w:rPrChange w:author="Daniel Chiang" w:id="1" w:date="2026-07-09T20:25:09Z">
              <w:rPr/>
            </w:rPrChange>
          </w:rPr>
          <w:delText xml:space="preserve">read entirely</w:delText>
        </w:r>
      </w:del>
    </w:p>
    <w:p w:rsidR="00000000" w:rsidDel="00000000" w:rsidP="00000000" w:rsidRDefault="00000000" w:rsidRPr="00000000" w14:paraId="00000146">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Reflective consistent degree of freedom</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rPr>
            <w:rFonts w:ascii="Cambria" w:cs="Cambria" w:eastAsia="Cambria" w:hAnsi="Cambria"/>
            <w:sz w:val="24"/>
            <w:szCs w:val="24"/>
            <w:rtl w:val="0"/>
            <w:rPrChange w:author="Daniel Chiang" w:id="1" w:date="2026-07-09T20:25:09Z">
              <w:rPr/>
            </w:rPrChange>
          </w:rPr>
          <w:delText xml:space="preserve">read entirely</w:delText>
        </w:r>
      </w:del>
    </w:p>
    <w:p w:rsidR="00000000" w:rsidDel="00000000" w:rsidP="00000000" w:rsidRDefault="00000000" w:rsidRPr="00000000" w14:paraId="00000147">
      <w:pPr>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48">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They are also listed further below under “fundamental reading”.</w:delText>
        </w:r>
        <w:r w:rsidDel="00000000" w:rsidR="00000000" w:rsidRPr="00000000">
          <w:rPr>
            <w:rtl w:val="0"/>
          </w:rPr>
        </w:r>
      </w:del>
    </w:p>
    <w:p w:rsidR="00000000" w:rsidDel="00000000" w:rsidP="00000000" w:rsidRDefault="00000000" w:rsidRPr="00000000" w14:paraId="00000149">
      <w:pPr>
        <w:pStyle w:val="Heading2"/>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bookmarkStart w:colFirst="0" w:colLast="0" w:name="_l9q7s4xpj15x" w:id="6"/>
        <w:bookmarkEnd w:id="6"/>
        <w:r w:rsidDel="00000000" w:rsidR="00000000" w:rsidRPr="00000000">
          <w:rPr>
            <w:rFonts w:ascii="Cambria" w:cs="Cambria" w:eastAsia="Cambria" w:hAnsi="Cambria"/>
            <w:sz w:val="24"/>
            <w:szCs w:val="24"/>
            <w:rtl w:val="0"/>
            <w:rPrChange w:author="Daniel Chiang" w:id="1" w:date="2026-07-09T20:25:09Z">
              <w:rPr/>
            </w:rPrChange>
          </w:rPr>
          <w:delText xml:space="preserve">Main content</w:delText>
        </w:r>
        <w:r w:rsidDel="00000000" w:rsidR="00000000" w:rsidRPr="00000000">
          <w:rPr>
            <w:rtl w:val="0"/>
          </w:rPr>
        </w:r>
      </w:del>
    </w:p>
    <w:p w:rsidR="00000000" w:rsidDel="00000000" w:rsidP="00000000" w:rsidRDefault="00000000" w:rsidRPr="00000000" w14:paraId="0000014A">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content for agent foundations day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is hosted on our website</w:delText>
        </w:r>
        <w:r w:rsidDel="00000000" w:rsidR="00000000" w:rsidRPr="00000000">
          <w:rPr>
            <w:rFonts w:ascii="Cambria" w:cs="Cambria" w:eastAsia="Cambria" w:hAnsi="Cambria"/>
            <w:sz w:val="24"/>
            <w:szCs w:val="24"/>
            <w:rtl w:val="0"/>
            <w:rPrChange w:author="Daniel Chiang" w:id="1" w:date="2026-07-09T20:25:09Z">
              <w:rPr/>
            </w:rPrChange>
          </w:rPr>
          <w:delText xml:space="preserve">. In particular, the website contains a “Why agent foundations” section </w:delText>
        </w:r>
        <w:r w:rsidDel="00000000" w:rsidR="00000000" w:rsidRPr="00000000">
          <w:rPr>
            <w:rFonts w:ascii="Cambria" w:cs="Cambria" w:eastAsia="Cambria" w:hAnsi="Cambria"/>
            <w:sz w:val="24"/>
            <w:szCs w:val="24"/>
            <w:rtl w:val="0"/>
            <w:rPrChange w:author="Daniel Chiang" w:id="1" w:date="2026-07-09T20:25:09Z">
              <w:rPr/>
            </w:rPrChange>
          </w:rPr>
          <w:delText xml:space="preserve">(different from the post above named the same)</w:delText>
        </w:r>
        <w:r w:rsidDel="00000000" w:rsidR="00000000" w:rsidRPr="00000000">
          <w:rPr>
            <w:rFonts w:ascii="Cambria" w:cs="Cambria" w:eastAsia="Cambria" w:hAnsi="Cambria"/>
            <w:sz w:val="24"/>
            <w:szCs w:val="24"/>
            <w:rtl w:val="0"/>
            <w:rPrChange w:author="Daniel Chiang" w:id="1" w:date="2026-07-09T20:25:09Z">
              <w:rPr/>
            </w:rPrChange>
          </w:rPr>
          <w:delText xml:space="preserve"> which gives the motivation and introduction to agent foundations. It also contains some refreshers to mathematical prerequisites such as information theory. These aren’t included in the links below, </w:delText>
        </w:r>
        <w:r w:rsidDel="00000000" w:rsidR="00000000" w:rsidRPr="00000000">
          <w:rPr>
            <w:rFonts w:ascii="Cambria" w:cs="Cambria" w:eastAsia="Cambria" w:hAnsi="Cambria"/>
            <w:sz w:val="24"/>
            <w:szCs w:val="24"/>
            <w:rtl w:val="0"/>
            <w:rPrChange w:author="Daniel Chiang" w:id="1" w:date="2026-07-09T20:25:09Z">
              <w:rPr/>
            </w:rPrChange>
          </w:rPr>
          <w:delText xml:space="preserve">which otherwise contain all the website’s agent foundations content, and additional slides that are not found on the website</w:delText>
        </w:r>
        <w:r w:rsidDel="00000000" w:rsidR="00000000" w:rsidRPr="00000000">
          <w:rPr>
            <w:rFonts w:ascii="Cambria" w:cs="Cambria" w:eastAsia="Cambria" w:hAnsi="Cambria"/>
            <w:sz w:val="24"/>
            <w:szCs w:val="24"/>
            <w:rtl w:val="0"/>
            <w:rPrChange w:author="Daniel Chiang" w:id="1" w:date="2026-07-09T20:25:09Z">
              <w:rPr/>
            </w:rPrChange>
          </w:rPr>
          <w:delText xml:space="preserve">.</w:delText>
        </w:r>
      </w:del>
    </w:p>
    <w:p w:rsidR="00000000" w:rsidDel="00000000" w:rsidP="00000000" w:rsidRDefault="00000000" w:rsidRPr="00000000" w14:paraId="0000014B">
      <w:pPr>
        <w:spacing w:after="240" w:before="240" w:lineRule="auto"/>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Start with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the lecture slides</w:delText>
        </w:r>
        <w:r w:rsidDel="00000000" w:rsidR="00000000" w:rsidRPr="00000000">
          <w:rPr>
            <w:rFonts w:ascii="Cambria" w:cs="Cambria" w:eastAsia="Cambria" w:hAnsi="Cambria"/>
            <w:sz w:val="24"/>
            <w:szCs w:val="24"/>
            <w:rtl w:val="0"/>
            <w:rPrChange w:author="Daniel Chiang" w:id="1" w:date="2026-07-09T20:25:09Z">
              <w:rPr/>
            </w:rPrChange>
          </w:rPr>
          <w:delText xml:space="preserve"> of Daniel’s lecture.</w:delText>
        </w:r>
        <w:r w:rsidDel="00000000" w:rsidR="00000000" w:rsidRPr="00000000">
          <w:rPr>
            <w:rFonts w:ascii="Cambria" w:cs="Cambria" w:eastAsia="Cambria" w:hAnsi="Cambria"/>
            <w:sz w:val="24"/>
            <w:szCs w:val="24"/>
            <w:rtl w:val="0"/>
            <w:rPrChange w:author="Daniel Chiang" w:id="1" w:date="2026-07-09T20:25:09Z">
              <w:rPr/>
            </w:rPrChange>
          </w:rPr>
          <w:delText xml:space="preserve"> The initial lecture slides give a bird's eye view of the agent foundations landscape and what the key open problems are. Then continue with the following fundamental readings:</w:delText>
        </w:r>
        <w:r w:rsidDel="00000000" w:rsidR="00000000" w:rsidRPr="00000000">
          <w:rPr>
            <w:rtl w:val="0"/>
          </w:rPr>
        </w:r>
      </w:del>
    </w:p>
    <w:p w:rsidR="00000000" w:rsidDel="00000000" w:rsidP="00000000" w:rsidRDefault="00000000" w:rsidRPr="00000000" w14:paraId="0000014C">
      <w:pPr>
        <w:numPr>
          <w:ilvl w:val="0"/>
          <w:numId w:val="14"/>
        </w:numPr>
        <w:ind w:left="720" w:hanging="360"/>
        <w:rPr>
          <w:del w:author="Daniel Chiang" w:id="0" w:date="2026-07-09T20:20:15Z"/>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Embedded agency</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up to and including section 3.3, then read section 4.1</w:delText>
        </w:r>
      </w:del>
    </w:p>
    <w:p w:rsidR="00000000" w:rsidDel="00000000" w:rsidP="00000000" w:rsidRDefault="00000000" w:rsidRPr="00000000" w14:paraId="0000014D">
      <w:pPr>
        <w:numPr>
          <w:ilvl w:val="0"/>
          <w:numId w:val="14"/>
        </w:numPr>
        <w:ind w:left="720" w:hanging="360"/>
        <w:rPr>
          <w:del w:author="Daniel Chiang" w:id="0" w:date="2026-07-09T20:20:15Z"/>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Why agent foundations</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Entirely</w:delText>
        </w:r>
      </w:del>
    </w:p>
    <w:p w:rsidR="00000000" w:rsidDel="00000000" w:rsidP="00000000" w:rsidRDefault="00000000" w:rsidRPr="00000000" w14:paraId="0000014E">
      <w:pPr>
        <w:numPr>
          <w:ilvl w:val="0"/>
          <w:numId w:val="14"/>
        </w:numPr>
        <w:ind w:left="720" w:hanging="360"/>
        <w:rPr>
          <w:del w:author="Daniel Chiang" w:id="0" w:date="2026-07-09T20:20:15Z"/>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Reflective consistent degree of freedom</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Entirely</w:delText>
        </w:r>
      </w:del>
    </w:p>
    <w:p w:rsidR="00000000" w:rsidDel="00000000" w:rsidP="00000000" w:rsidRDefault="00000000" w:rsidRPr="00000000" w14:paraId="0000014F">
      <w:pPr>
        <w:numPr>
          <w:ilvl w:val="0"/>
          <w:numId w:val="14"/>
        </w:numPr>
        <w:ind w:left="720" w:hanging="360"/>
        <w:rPr>
          <w:del w:author="Daniel Chiang" w:id="0" w:date="2026-07-09T20:20:15Z"/>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General Purpose Search</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Entirely</w:delText>
        </w:r>
        <w:r w:rsidDel="00000000" w:rsidR="00000000" w:rsidRPr="00000000">
          <w:rPr>
            <w:rtl w:val="0"/>
          </w:rPr>
        </w:r>
      </w:del>
    </w:p>
    <w:p w:rsidR="00000000" w:rsidDel="00000000" w:rsidP="00000000" w:rsidRDefault="00000000" w:rsidRPr="00000000" w14:paraId="00000150">
      <w:pPr>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51">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Next, do the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agency exercises</w:delText>
        </w:r>
        <w:r w:rsidDel="00000000" w:rsidR="00000000" w:rsidRPr="00000000">
          <w:rPr>
            <w:rFonts w:ascii="Cambria" w:cs="Cambria" w:eastAsia="Cambria" w:hAnsi="Cambria"/>
            <w:sz w:val="24"/>
            <w:szCs w:val="24"/>
            <w:rtl w:val="0"/>
            <w:rPrChange w:author="Daniel Chiang" w:id="1" w:date="2026-07-09T20:25:09Z">
              <w:rPr/>
            </w:rPrChange>
          </w:rPr>
          <w:delText xml:space="preserve">.</w:delText>
        </w:r>
        <w:r w:rsidDel="00000000" w:rsidR="00000000" w:rsidRPr="00000000">
          <w:rPr>
            <w:rtl w:val="0"/>
          </w:rPr>
        </w:r>
      </w:del>
    </w:p>
    <w:p w:rsidR="00000000" w:rsidDel="00000000" w:rsidP="00000000" w:rsidRDefault="00000000" w:rsidRPr="00000000" w14:paraId="00000152">
      <w:pPr>
        <w:pStyle w:val="Heading3"/>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gcqyk2o7fa0t" w:id="7"/>
        <w:bookmarkEnd w:id="7"/>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Topic readings</w:delText>
        </w:r>
      </w:del>
    </w:p>
    <w:p w:rsidR="00000000" w:rsidDel="00000000" w:rsidP="00000000" w:rsidRDefault="00000000" w:rsidRPr="00000000" w14:paraId="00000153">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If you want to go deeper, choose </w:delText>
        </w:r>
        <w:r w:rsidDel="00000000" w:rsidR="00000000" w:rsidRPr="00000000">
          <w:rPr>
            <w:rFonts w:ascii="Cambria" w:cs="Cambria" w:eastAsia="Cambria" w:hAnsi="Cambria"/>
            <w:sz w:val="24"/>
            <w:szCs w:val="24"/>
            <w:rtl w:val="0"/>
            <w:rPrChange w:author="Daniel Chiang" w:id="1" w:date="2026-07-09T20:25:09Z">
              <w:rPr>
                <w:i w:val="1"/>
                <w:iCs w:val="1"/>
              </w:rPr>
            </w:rPrChange>
          </w:rPr>
          <w:delText xml:space="preserve">one of</w:delText>
        </w:r>
        <w:r w:rsidDel="00000000" w:rsidR="00000000" w:rsidRPr="00000000">
          <w:rPr>
            <w:rFonts w:ascii="Cambria" w:cs="Cambria" w:eastAsia="Cambria" w:hAnsi="Cambria"/>
            <w:sz w:val="24"/>
            <w:szCs w:val="24"/>
            <w:rtl w:val="0"/>
            <w:rPrChange w:author="Daniel Chiang" w:id="1" w:date="2026-07-09T20:25:09Z">
              <w:rPr/>
            </w:rPrChange>
          </w:rPr>
          <w:delText xml:space="preserve"> the following six topics and read the corresponding reading list. </w:delText>
        </w:r>
      </w:del>
    </w:p>
    <w:p w:rsidR="00000000" w:rsidDel="00000000" w:rsidP="00000000" w:rsidRDefault="00000000" w:rsidRPr="00000000" w14:paraId="00000154">
      <w:pPr>
        <w:pStyle w:val="Heading4"/>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z0cgydkquvb6" w:id="8"/>
        <w:bookmarkEnd w:id="8"/>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Consequentialist Foundations:</w:delText>
        </w:r>
      </w:del>
    </w:p>
    <w:p w:rsidR="00000000" w:rsidDel="00000000" w:rsidP="00000000" w:rsidRDefault="00000000" w:rsidRPr="00000000" w14:paraId="00000155">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Description:</w:delText>
        </w:r>
        <w:r w:rsidDel="00000000" w:rsidR="00000000" w:rsidRPr="00000000">
          <w:rPr>
            <w:rFonts w:ascii="Cambria" w:cs="Cambria" w:eastAsia="Cambria" w:hAnsi="Cambria"/>
            <w:sz w:val="24"/>
            <w:szCs w:val="24"/>
            <w:rtl w:val="0"/>
            <w:rPrChange w:author="Daniel Chiang" w:id="1" w:date="2026-07-09T20:25:09Z">
              <w:rPr/>
            </w:rPrChange>
          </w:rPr>
          <w:delText xml:space="preserve"> One of the central challenges in aligning a future AI is that we have to reason about systems that don't yet exist, potentially far more capable than anything we've seen.. Coherence arguments give us an initial foothold. The basic insight is that if an agent's preferences are inconsistent — say, it prefers A to B, B to C, and C to A — a clever adversary can cycle it through trades that each look locally acceptable but leave it strictly worse off, wasting resources for no gain. Any agent that reliably avoids such "dominated strategies" must behave as if it has consistent preferences representable by a utility function. The Complete Class Theorem sharpens this: any decision strategy that is Pareto-optimal across all possible environments must be equivalent to maximizing expected utility under some probability distribution. Together, these results suggest that sufficiently capable, non-self-defeating agents will generically look like Bayesian expected utility maximizers from the outside.</w:delText>
        </w:r>
      </w:del>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57">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Reading list:</w:delText>
        </w:r>
        <w:r w:rsidDel="00000000" w:rsidR="00000000" w:rsidRPr="00000000">
          <w:rPr>
            <w:rtl w:val="0"/>
          </w:rPr>
        </w:r>
      </w:del>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59">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Coherent decisions imply consistent utilities</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the following sections:</w:delText>
        </w:r>
      </w:del>
    </w:p>
    <w:p w:rsidR="00000000" w:rsidDel="00000000" w:rsidP="00000000" w:rsidRDefault="00000000" w:rsidRPr="00000000" w14:paraId="0000015A">
      <w:pPr>
        <w:numPr>
          <w:ilvl w:val="1"/>
          <w:numId w:val="14"/>
        </w:numPr>
        <w:ind w:left="144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1"/>
              <w:numId w:val="14"/>
            </w:numPr>
            <w:ind w:left="144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"Introduction", "Why not circular preferences?"</w:delText>
        </w:r>
      </w:del>
    </w:p>
    <w:p w:rsidR="00000000" w:rsidDel="00000000" w:rsidP="00000000" w:rsidRDefault="00000000" w:rsidRPr="00000000" w14:paraId="0000015B">
      <w:pPr>
        <w:numPr>
          <w:ilvl w:val="1"/>
          <w:numId w:val="14"/>
        </w:numPr>
        <w:ind w:left="144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1"/>
              <w:numId w:val="14"/>
            </w:numPr>
            <w:ind w:left="144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Read "Probabilities and expected utilities" up to and including the "Conditional probability" subsection</w:delText>
        </w:r>
      </w:del>
    </w:p>
    <w:p w:rsidR="00000000" w:rsidDel="00000000" w:rsidP="00000000" w:rsidRDefault="00000000" w:rsidRPr="00000000" w14:paraId="0000015C">
      <w:pPr>
        <w:numPr>
          <w:ilvl w:val="1"/>
          <w:numId w:val="14"/>
        </w:numPr>
        <w:ind w:left="144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1"/>
              <w:numId w:val="14"/>
            </w:numPr>
            <w:ind w:left="144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Read "Conclusion"</w:delText>
        </w:r>
      </w:del>
    </w:p>
    <w:p w:rsidR="00000000" w:rsidDel="00000000" w:rsidP="00000000" w:rsidRDefault="00000000" w:rsidRPr="00000000" w14:paraId="0000015D">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The measuring stick of utility</w:delText>
        </w:r>
        <w:r w:rsidDel="00000000" w:rsidR="00000000" w:rsidRPr="00000000">
          <w:rPr>
            <w:rFonts w:ascii="Cambria" w:cs="Cambria" w:eastAsia="Cambria" w:hAnsi="Cambria"/>
            <w:sz w:val="24"/>
            <w:szCs w:val="24"/>
            <w:rtl w:val="0"/>
            <w:rPrChange w:author="Daniel Chiang" w:id="1" w:date="2026-07-09T20:25:09Z">
              <w:rPr/>
            </w:rPrChange>
          </w:rPr>
          <w:delText xml:space="preserve">- Read Entirely</w:delText>
        </w:r>
      </w:del>
    </w:p>
    <w:p w:rsidR="00000000" w:rsidDel="00000000" w:rsidP="00000000" w:rsidRDefault="00000000" w:rsidRPr="00000000" w14:paraId="0000015E">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Complete class: Consequentialist foundations</w:delText>
        </w:r>
        <w:r w:rsidDel="00000000" w:rsidR="00000000" w:rsidRPr="00000000">
          <w:rPr>
            <w:rFonts w:ascii="Cambria" w:cs="Cambria" w:eastAsia="Cambria" w:hAnsi="Cambria"/>
            <w:sz w:val="24"/>
            <w:szCs w:val="24"/>
            <w:rtl w:val="0"/>
            <w:rPrChange w:author="Daniel Chiang" w:id="1" w:date="2026-07-09T20:25:09Z">
              <w:rPr/>
            </w:rPrChange>
          </w:rPr>
          <w:delText xml:space="preserve">- Read Entirely</w:delText>
        </w:r>
      </w:del>
    </w:p>
    <w:p w:rsidR="00000000" w:rsidDel="00000000" w:rsidP="00000000" w:rsidRDefault="00000000" w:rsidRPr="00000000" w14:paraId="0000015F">
      <w:pPr>
        <w:pStyle w:val="Heading4"/>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f5pqihhsxvhl" w:id="9"/>
        <w:bookmarkEnd w:id="9"/>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Lob’s theorem and tiling agent:</w:delText>
        </w:r>
      </w:del>
    </w:p>
    <w:p w:rsidR="00000000" w:rsidDel="00000000" w:rsidP="00000000" w:rsidRDefault="00000000" w:rsidRPr="00000000" w14:paraId="00000160">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Description:</w:delText>
        </w:r>
        <w:r w:rsidDel="00000000" w:rsidR="00000000" w:rsidRPr="00000000">
          <w:rPr>
            <w:rFonts w:ascii="Cambria" w:cs="Cambria" w:eastAsia="Cambria" w:hAnsi="Cambria"/>
            <w:sz w:val="24"/>
            <w:szCs w:val="24"/>
            <w:rtl w:val="0"/>
            <w:rPrChange w:author="Daniel Chiang" w:id="1" w:date="2026-07-09T20:25:09Z">
              <w:rPr/>
            </w:rPrChange>
          </w:rPr>
          <w:delText xml:space="preserve"> Any sufficiently advanced AI may eventually be able to modify its own code or build successor systems more capable than itself. But this raises a subtle problem: if the successor is genuinely smarter, the original agent cannot predict exactly what it will do. This means the original agent cannot verify that the successor is safe by simply simulating it — instead, it must reason abstractly about the </w:delText>
        </w:r>
        <w:r w:rsidDel="00000000" w:rsidR="00000000" w:rsidRPr="00000000">
          <w:rPr>
            <w:rFonts w:ascii="Cambria" w:cs="Cambria" w:eastAsia="Cambria" w:hAnsi="Cambria"/>
            <w:sz w:val="24"/>
            <w:szCs w:val="24"/>
            <w:rtl w:val="0"/>
            <w:rPrChange w:author="Daniel Chiang" w:id="1" w:date="2026-07-09T20:25:09Z">
              <w:rPr>
                <w:i w:val="1"/>
                <w:iCs w:val="1"/>
              </w:rPr>
            </w:rPrChange>
          </w:rPr>
          <w:delText xml:space="preserve">properties</w:delText>
        </w:r>
        <w:r w:rsidDel="00000000" w:rsidR="00000000" w:rsidRPr="00000000">
          <w:rPr>
            <w:rFonts w:ascii="Cambria" w:cs="Cambria" w:eastAsia="Cambria" w:hAnsi="Cambria"/>
            <w:sz w:val="24"/>
            <w:szCs w:val="24"/>
            <w:rtl w:val="0"/>
            <w:rPrChange w:author="Daniel Chiang" w:id="1" w:date="2026-07-09T20:25:09Z">
              <w:rPr/>
            </w:rPrChange>
          </w:rPr>
          <w:delText xml:space="preserve"> of the successor's design, guaranteeing that any action the successor takes will fall within acceptable bounds, without knowing which specific action that will be. Tiling agent research formalizes this challenge in the language of mathematical logic, where it immediately runs into a fundamental obstacle. A theorem known as Löb's theorem implies that a formal system cannot, in general, trust the reasoning of another system of equal or greater logical strength — it can only trust strictly weaker systems. This creates a problem for self-improvement: an agent trying to verify its successor's reasoning appears forced to use a less powerful proof system at each step, making indefinitely long chains of safe self-modification seemingly impossible.</w:delText>
        </w:r>
      </w:del>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62">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Reading list:</w:delText>
        </w:r>
        <w:r w:rsidDel="00000000" w:rsidR="00000000" w:rsidRPr="00000000">
          <w:rPr>
            <w:rtl w:val="0"/>
          </w:rPr>
        </w:r>
      </w:del>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64">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Introduction to Lob’s theorem</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up to and including section 3</w:delText>
        </w:r>
      </w:del>
    </w:p>
    <w:p w:rsidR="00000000" w:rsidDel="00000000" w:rsidP="00000000" w:rsidRDefault="00000000" w:rsidRPr="00000000" w14:paraId="00000165">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Vingean reflection</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Entirely</w:delText>
        </w:r>
      </w:del>
    </w:p>
    <w:p w:rsidR="00000000" w:rsidDel="00000000" w:rsidP="00000000" w:rsidRDefault="00000000" w:rsidRPr="00000000" w14:paraId="00000166">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Walkthrough of Tiling agent</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from the start up to and including "Finite Descent Problem", then read the "What self-modifying agents need" section</w:delText>
        </w:r>
      </w:del>
    </w:p>
    <w:p w:rsidR="00000000" w:rsidDel="00000000" w:rsidP="00000000" w:rsidRDefault="00000000" w:rsidRPr="00000000" w14:paraId="00000167">
      <w:pPr>
        <w:pStyle w:val="Heading4"/>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xcugvjm8csc1" w:id="10"/>
        <w:bookmarkEnd w:id="10"/>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Logical induction</w:delText>
        </w:r>
      </w:del>
    </w:p>
    <w:p w:rsidR="00000000" w:rsidDel="00000000" w:rsidP="00000000" w:rsidRDefault="00000000" w:rsidRPr="00000000" w14:paraId="00000168">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Description:</w:delText>
        </w:r>
        <w:r w:rsidDel="00000000" w:rsidR="00000000" w:rsidRPr="00000000">
          <w:rPr>
            <w:rFonts w:ascii="Cambria" w:cs="Cambria" w:eastAsia="Cambria" w:hAnsi="Cambria"/>
            <w:sz w:val="24"/>
            <w:szCs w:val="24"/>
            <w:rtl w:val="0"/>
            <w:rPrChange w:author="Daniel Chiang" w:id="1" w:date="2026-07-09T20:25:09Z">
              <w:rPr/>
            </w:rPrChange>
          </w:rPr>
          <w:delText xml:space="preserve"> Traditional Bayesian reasoning assumes logical omniscience: the agent already knows all the consequences of its beliefs and can instantly perform any computation at no cost. But a computationally bounded agent cannot do this — for instance, it may know the full source code of a program yet still be uncertain what the program outputs, or know the axioms of arithmetic yet be uncertain whether a given large number is prime. Logical induction extends the Dutch book argument underlying Bayesianism to handle this kind of logical uncertainty. Rather than requiring that no Dutch book exists at all, the logical induction criterion requires only that no </w:delText>
        </w:r>
        <w:r w:rsidDel="00000000" w:rsidR="00000000" w:rsidRPr="00000000">
          <w:rPr>
            <w:rFonts w:ascii="Cambria" w:cs="Cambria" w:eastAsia="Cambria" w:hAnsi="Cambria"/>
            <w:sz w:val="24"/>
            <w:szCs w:val="24"/>
            <w:rtl w:val="0"/>
            <w:rPrChange w:author="Daniel Chiang" w:id="1" w:date="2026-07-09T20:25:09Z">
              <w:rPr>
                <w:i w:val="1"/>
                <w:iCs w:val="1"/>
              </w:rPr>
            </w:rPrChange>
          </w:rPr>
          <w:delText xml:space="preserve">efficiently computable</w:delText>
        </w:r>
        <w:r w:rsidDel="00000000" w:rsidR="00000000" w:rsidRPr="00000000">
          <w:rPr>
            <w:rFonts w:ascii="Cambria" w:cs="Cambria" w:eastAsia="Cambria" w:hAnsi="Cambria"/>
            <w:sz w:val="24"/>
            <w:szCs w:val="24"/>
            <w:rtl w:val="0"/>
            <w:rPrChange w:author="Daniel Chiang" w:id="1" w:date="2026-07-09T20:25:09Z">
              <w:rPr/>
            </w:rPrChange>
          </w:rPr>
          <w:delText xml:space="preserve"> trading strategy can exploit the agent for unbounded profit. This weaker but computationally realistic requirement turns out to be sufficient to derive many desirable properties: prices converge to coherent probabilities in the limit, the agent learns to respect logical relationships in a timely manner, and it assigns appropriate probabilities to statements that are computationally hard to evaluate even when their truth is in principle determined.</w:delText>
        </w:r>
      </w:del>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6A">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Reading list:</w:delText>
        </w:r>
        <w:r w:rsidDel="00000000" w:rsidR="00000000" w:rsidRPr="00000000">
          <w:rPr>
            <w:rtl w:val="0"/>
          </w:rPr>
        </w:r>
      </w:del>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6C">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An intuitive introduction to Garrabrant Induction</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Entirely</w:delText>
        </w:r>
      </w:del>
    </w:p>
    <w:p w:rsidR="00000000" w:rsidDel="00000000" w:rsidP="00000000" w:rsidRDefault="00000000" w:rsidRPr="00000000" w14:paraId="0000016D">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Logical induction paper</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Chapters 1 and 3, Skim Chapter 4</w:delText>
        </w:r>
      </w:del>
    </w:p>
    <w:p w:rsidR="00000000" w:rsidDel="00000000" w:rsidP="00000000" w:rsidRDefault="00000000" w:rsidRPr="00000000" w14:paraId="0000016E">
      <w:pPr>
        <w:pStyle w:val="Heading4"/>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d640xpneup40" w:id="11"/>
        <w:bookmarkEnd w:id="11"/>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Decision theory</w:delText>
        </w:r>
      </w:del>
    </w:p>
    <w:p w:rsidR="00000000" w:rsidDel="00000000" w:rsidP="00000000" w:rsidRDefault="00000000" w:rsidRPr="00000000" w14:paraId="0000016F">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Description:</w:delText>
        </w:r>
        <w:r w:rsidDel="00000000" w:rsidR="00000000" w:rsidRPr="00000000">
          <w:rPr>
            <w:rFonts w:ascii="Cambria" w:cs="Cambria" w:eastAsia="Cambria" w:hAnsi="Cambria"/>
            <w:sz w:val="24"/>
            <w:szCs w:val="24"/>
            <w:rtl w:val="0"/>
            <w:rPrChange w:author="Daniel Chiang" w:id="1" w:date="2026-07-09T20:25:09Z">
              <w:rPr/>
            </w:rPrChange>
          </w:rPr>
          <w:delText xml:space="preserve"> For a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dualistic</w:delText>
        </w:r>
        <w:r w:rsidDel="00000000" w:rsidR="00000000" w:rsidRPr="00000000">
          <w:rPr>
            <w:rFonts w:ascii="Cambria" w:cs="Cambria" w:eastAsia="Cambria" w:hAnsi="Cambria"/>
            <w:sz w:val="24"/>
            <w:szCs w:val="24"/>
            <w:rtl w:val="0"/>
            <w:rPrChange w:author="Daniel Chiang" w:id="1" w:date="2026-07-09T20:25:09Z">
              <w:rPr/>
            </w:rPrChange>
          </w:rPr>
          <w:delText xml:space="preserve"> agent with a well-defined environment, optimization is straightforward: the agent simply picks whichever action maximizes expected utility. The problem for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embedded agents</w:delText>
        </w:r>
        <w:r w:rsidDel="00000000" w:rsidR="00000000" w:rsidRPr="00000000">
          <w:rPr>
            <w:rFonts w:ascii="Cambria" w:cs="Cambria" w:eastAsia="Cambria" w:hAnsi="Cambria"/>
            <w:sz w:val="24"/>
            <w:szCs w:val="24"/>
            <w:rtl w:val="0"/>
            <w:rPrChange w:author="Daniel Chiang" w:id="1" w:date="2026-07-09T20:25:09Z">
              <w:rPr/>
            </w:rPrChange>
          </w:rPr>
          <w:delText xml:space="preserve"> is that their action is just another fact about the world, so there is no well-defined notion of "what would happen if I took a different action." Different decision theories correspond to different ways of constructing these counterfactuals: conditioning on the action as evidence (EDT), intervening causally on it (CDT), or reasoning about the logical consequences of being the kind of agent that runs a given decision procedure (FDT). Standard decision theories fail in characteristic ways when facing agents who can predict them or logical correlations between their action and the world. </w:delText>
        </w:r>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A particularly important desideratum is</w:delText>
        </w:r>
        <w:r w:rsidDel="00000000" w:rsidR="00000000" w:rsidRPr="00000000">
          <w:rPr>
            <w:rFonts w:ascii="Cambria" w:cs="Cambria" w:eastAsia="Cambria" w:hAnsi="Cambria"/>
            <w:sz w:val="24"/>
            <w:szCs w:val="24"/>
            <w:rtl w:val="0"/>
            <w:rPrChange w:author="Daniel Chiang" w:id="1" w:date="2026-07-09T20:25:09Z">
              <w:rPr/>
            </w:rPrChange>
          </w:rPr>
          <w:delText xml:space="preserve"> </w:delText>
        </w:r>
        <w:r w:rsidDel="00000000" w:rsidR="00000000" w:rsidRPr="00000000">
          <w:rPr>
            <w:rFonts w:ascii="Cambria" w:cs="Cambria" w:eastAsia="Cambria" w:hAnsi="Cambria"/>
            <w:sz w:val="24"/>
            <w:szCs w:val="24"/>
            <w:rtl w:val="0"/>
            <w:rPrChange w:author="Daniel Chiang" w:id="1" w:date="2026-07-09T20:25:09Z">
              <w:rPr>
                <w:b w:val="1"/>
                <w:bCs w:val="1"/>
                <w:i w:val="1"/>
                <w:iCs w:val="1"/>
              </w:rPr>
            </w:rPrChange>
          </w:rPr>
          <w:delText xml:space="preserve">reflective consistency</w:delText>
        </w:r>
        <w:r w:rsidDel="00000000" w:rsidR="00000000" w:rsidRPr="00000000">
          <w:rPr>
            <w:rFonts w:ascii="Cambria" w:cs="Cambria" w:eastAsia="Cambria" w:hAnsi="Cambria"/>
            <w:sz w:val="24"/>
            <w:szCs w:val="24"/>
            <w:rtl w:val="0"/>
            <w:rPrChange w:author="Daniel Chiang" w:id="1" w:date="2026-07-09T20:25:09Z">
              <w:rPr/>
            </w:rPrChange>
          </w:rPr>
          <w:delText xml:space="preserve">**: an agent reflecting on its own decision procedure should endorse** it, in the sense that it would not wish to self-modify into an agent running a different procedure. This matters because a decision theory is a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reflectively consistent degree of freedom</w:delText>
        </w:r>
        <w:r w:rsidDel="00000000" w:rsidR="00000000" w:rsidRPr="00000000">
          <w:rPr>
            <w:rFonts w:ascii="Cambria" w:cs="Cambria" w:eastAsia="Cambria" w:hAnsi="Cambria"/>
            <w:sz w:val="24"/>
            <w:szCs w:val="24"/>
            <w:rtl w:val="0"/>
            <w:rPrChange w:author="Daniel Chiang" w:id="1" w:date="2026-07-09T20:25:09Z">
              <w:rPr/>
            </w:rPrChange>
          </w:rPr>
          <w:delText xml:space="preserve"> — an agent using a "bad" decision theory will not automatically correct this flaw as it becomes more capable, in the way it might automatically correct a mistaken factual belief. Functional and updateless decision theories have been developed to address these failure modes, with the aim of specifying a decision procedure that an agent would reflectively endorse and stably preserve across self-modification.</w:delText>
        </w:r>
      </w:del>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71">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Reading list:</w:delText>
        </w:r>
        <w:r w:rsidDel="00000000" w:rsidR="00000000" w:rsidRPr="00000000">
          <w:rPr>
            <w:rtl w:val="0"/>
          </w:rPr>
        </w:r>
      </w:del>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73">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Function decision theory</w:delText>
        </w:r>
        <w:r w:rsidDel="00000000" w:rsidR="00000000" w:rsidRPr="00000000">
          <w:rPr>
            <w:rFonts w:ascii="Cambria" w:cs="Cambria" w:eastAsia="Cambria" w:hAnsi="Cambria"/>
            <w:sz w:val="24"/>
            <w:szCs w:val="24"/>
            <w:rtl w:val="0"/>
            <w:rPrChange w:author="Daniel Chiang" w:id="1" w:date="2026-07-09T20:25:09Z">
              <w:rPr/>
            </w:rPrChange>
          </w:rPr>
          <w:delText xml:space="preserve">- Read Chapter 1-5</w:delText>
        </w:r>
      </w:del>
    </w:p>
    <w:p w:rsidR="00000000" w:rsidDel="00000000" w:rsidP="00000000" w:rsidRDefault="00000000" w:rsidRPr="00000000" w14:paraId="00000174">
      <w:pPr>
        <w:numPr>
          <w:ilvl w:val="1"/>
          <w:numId w:val="14"/>
        </w:numPr>
        <w:ind w:left="144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1"/>
              <w:numId w:val="14"/>
            </w:numPr>
            <w:ind w:left="144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Alternatively, read the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An intuitive introduction to functional decision theory</w:delText>
        </w:r>
        <w:r w:rsidDel="00000000" w:rsidR="00000000" w:rsidRPr="00000000">
          <w:rPr>
            <w:rFonts w:ascii="Cambria" w:cs="Cambria" w:eastAsia="Cambria" w:hAnsi="Cambria"/>
            <w:sz w:val="24"/>
            <w:szCs w:val="24"/>
            <w:rtl w:val="0"/>
            <w:rPrChange w:author="Daniel Chiang" w:id="1" w:date="2026-07-09T20:25:09Z">
              <w:rPr/>
            </w:rPrChange>
          </w:rPr>
          <w:delText xml:space="preserve"> sequence if you find the above confusing</w:delText>
        </w:r>
      </w:del>
    </w:p>
    <w:p w:rsidR="00000000" w:rsidDel="00000000" w:rsidP="00000000" w:rsidRDefault="00000000" w:rsidRPr="00000000" w14:paraId="00000175">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Updateless Decision theory</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Entirely</w:delText>
        </w:r>
      </w:del>
    </w:p>
    <w:p w:rsidR="00000000" w:rsidDel="00000000" w:rsidP="00000000" w:rsidRDefault="00000000" w:rsidRPr="00000000" w14:paraId="00000176">
      <w:pPr>
        <w:numPr>
          <w:ilvl w:val="1"/>
          <w:numId w:val="14"/>
        </w:numPr>
        <w:ind w:left="144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1"/>
              <w:numId w:val="14"/>
            </w:numPr>
            <w:ind w:left="144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You may reference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this post</w:delText>
        </w:r>
        <w:r w:rsidDel="00000000" w:rsidR="00000000" w:rsidRPr="00000000">
          <w:rPr>
            <w:rFonts w:ascii="Cambria" w:cs="Cambria" w:eastAsia="Cambria" w:hAnsi="Cambria"/>
            <w:sz w:val="24"/>
            <w:szCs w:val="24"/>
            <w:rtl w:val="0"/>
            <w:rPrChange w:author="Daniel Chiang" w:id="1" w:date="2026-07-09T20:25:09Z">
              <w:rPr/>
            </w:rPrChange>
          </w:rPr>
          <w:delText xml:space="preserve"> for more details</w:delText>
        </w:r>
      </w:del>
    </w:p>
    <w:p w:rsidR="00000000" w:rsidDel="00000000" w:rsidP="00000000" w:rsidRDefault="00000000" w:rsidRPr="00000000" w14:paraId="00000177">
      <w:pPr>
        <w:pStyle w:val="Heading4"/>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dj51922e08w5" w:id="12"/>
        <w:bookmarkEnd w:id="12"/>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Optimization and Thermodynamics</w:delText>
        </w:r>
      </w:del>
    </w:p>
    <w:p w:rsidR="00000000" w:rsidDel="00000000" w:rsidP="00000000" w:rsidRDefault="00000000" w:rsidRPr="00000000" w14:paraId="00000178">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Description</w:delText>
        </w:r>
        <w:r w:rsidDel="00000000" w:rsidR="00000000" w:rsidRPr="00000000">
          <w:rPr>
            <w:rFonts w:ascii="Cambria" w:cs="Cambria" w:eastAsia="Cambria" w:hAnsi="Cambria"/>
            <w:sz w:val="24"/>
            <w:szCs w:val="24"/>
            <w:rtl w:val="0"/>
            <w:rPrChange w:author="Daniel Chiang" w:id="1" w:date="2026-07-09T20:25:09Z">
              <w:rPr/>
            </w:rPrChange>
          </w:rPr>
          <w:delText xml:space="preserve">: A useful way to characterize powerful agents is that they reliably steer the world into a narrow region of outcome space — one that would be extremely unlikely to arise under any random process. Intuitively, optimization is a form of local entropy reduction: an agent concentrating probability mass from a broad initial distribution over possible states into a tight final distribution around a convergent target.This connects naturally to thermodynamics; many of the concepts relevant to optimization such as entropy production, fluctuation theorems, the thermodynamic cost of information erasure, are already well-developed in frameworks such as stochastic thermodynamics, and hold far from equilibrium.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Algorithmic thermodynamics</w:delText>
        </w:r>
        <w:r w:rsidDel="00000000" w:rsidR="00000000" w:rsidRPr="00000000">
          <w:rPr>
            <w:rFonts w:ascii="Cambria" w:cs="Cambria" w:eastAsia="Cambria" w:hAnsi="Cambria"/>
            <w:sz w:val="24"/>
            <w:szCs w:val="24"/>
            <w:rtl w:val="0"/>
            <w:rPrChange w:author="Daniel Chiang" w:id="1" w:date="2026-07-09T20:25:09Z">
              <w:rPr/>
            </w:rPrChange>
          </w:rPr>
          <w:delText xml:space="preserve"> (Ebtekar and Hutter) extends this by replacing Gibbs-Shannon entropy with Kolmogorov complexity, yielding laws that apply to individual states rather than ensembles. Much of the value here, especially for readers with a physics background, is less in new results than in translation: Reframing familiar thermodynamic intuitions in the language of information theory connects them to concepts native to agent foundations, such as world-modeling, optimization power and the physical constraints on embedded agents.</w:delText>
        </w:r>
      </w:del>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7A">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Reading list:</w:delText>
        </w:r>
        <w:r w:rsidDel="00000000" w:rsidR="00000000" w:rsidRPr="00000000">
          <w:rPr>
            <w:rtl w:val="0"/>
          </w:rPr>
        </w:r>
      </w:del>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7C">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The ground of optimization</w:delText>
        </w:r>
        <w:r w:rsidDel="00000000" w:rsidR="00000000" w:rsidRPr="00000000">
          <w:rPr>
            <w:rFonts w:ascii="Cambria" w:cs="Cambria" w:eastAsia="Cambria" w:hAnsi="Cambria"/>
            <w:sz w:val="24"/>
            <w:szCs w:val="24"/>
            <w:rtl w:val="0"/>
            <w:rPrChange w:author="Daniel Chiang" w:id="1" w:date="2026-07-09T20:25:09Z">
              <w:rPr/>
            </w:rPrChange>
          </w:rPr>
          <w:delText xml:space="preserve">- Read up to and including the "Relationship to Garrabrant and Demski’s Embedded Agency" section</w:delText>
        </w:r>
      </w:del>
    </w:p>
    <w:p w:rsidR="00000000" w:rsidDel="00000000" w:rsidP="00000000" w:rsidRDefault="00000000" w:rsidRPr="00000000" w14:paraId="0000017D">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Generalized heat engine</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Entirely</w:delText>
        </w:r>
      </w:del>
    </w:p>
    <w:p w:rsidR="00000000" w:rsidDel="00000000" w:rsidP="00000000" w:rsidRDefault="00000000" w:rsidRPr="00000000" w14:paraId="0000017E">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Algorithmic thermodynamics and 3 types of optimization</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Entirely</w:delText>
        </w:r>
      </w:del>
    </w:p>
    <w:p w:rsidR="00000000" w:rsidDel="00000000" w:rsidP="00000000" w:rsidRDefault="00000000" w:rsidRPr="00000000" w14:paraId="0000017F">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Optional: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When bits of optimization implies bits of modelling</w:delText>
        </w:r>
        <w:r w:rsidDel="00000000" w:rsidR="00000000" w:rsidRPr="00000000">
          <w:rPr>
            <w:rtl w:val="0"/>
          </w:rPr>
        </w:r>
      </w:del>
    </w:p>
    <w:p w:rsidR="00000000" w:rsidDel="00000000" w:rsidP="00000000" w:rsidRDefault="00000000" w:rsidRPr="00000000" w14:paraId="00000180">
      <w:pPr>
        <w:pStyle w:val="Heading4"/>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24bwa8oh5s5x" w:id="13"/>
        <w:bookmarkEnd w:id="13"/>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Descriptive Agent foundations</w:delText>
        </w:r>
      </w:del>
    </w:p>
    <w:p w:rsidR="00000000" w:rsidDel="00000000" w:rsidP="00000000" w:rsidRDefault="00000000" w:rsidRPr="00000000" w14:paraId="00000181">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Description:</w:delText>
        </w:r>
        <w:r w:rsidDel="00000000" w:rsidR="00000000" w:rsidRPr="00000000">
          <w:rPr>
            <w:rFonts w:ascii="Cambria" w:cs="Cambria" w:eastAsia="Cambria" w:hAnsi="Cambria"/>
            <w:sz w:val="24"/>
            <w:szCs w:val="24"/>
            <w:rtl w:val="0"/>
            <w:rPrChange w:author="Daniel Chiang" w:id="1" w:date="2026-07-09T20:25:09Z">
              <w:rPr/>
            </w:rPrChange>
          </w:rPr>
          <w:delText xml:space="preserve"> While much of agent foundations focuses on normative questions about what an ideal, perfectly rational agent should look like, descriptive agent foundations instead asks what kinds of agents actually arise in the physical world and how to recognize them. The goal is to develop a framework that can take any system, from bacteria to neural networks to future AI systems, and identify its goals, world-model, and decision-making structure. This involves formalizing core components of agency such as optimization, meaning processes that reliably steer the world toward a narrow set of outcomes, as well as world-models and general-purpose search, while grounding them in physical constraints like modularity and computational limitations. Methodologically, descriptive foundations work bottom-up: rather than starting from ideal principles, they begin with properties of the world such as selection pressures and resource bounds, and derive what kinds of agent-like structures are likely to emerge. Selection theorems aim to formalize which agent properties are favored by these pressures, with a focus on giving a more mechanistic account of beliefs, goals, and decision-making beyond treating agents as abstract utility maximizers. Together, this line of research seeks to characterize the type signature of real-world agents and explain why agents with certain structures arise in the first place.</w:delText>
        </w:r>
      </w:del>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83">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b w:val="1"/>
                <w:bCs w:val="1"/>
              </w:rPr>
            </w:rPrChange>
          </w:rPr>
          <w:delText xml:space="preserve">Reading list:</w:delText>
        </w:r>
        <w:r w:rsidDel="00000000" w:rsidR="00000000" w:rsidRPr="00000000">
          <w:rPr>
            <w:rtl w:val="0"/>
          </w:rPr>
        </w:r>
      </w:del>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85">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Selection theorems</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Entirely</w:delText>
        </w:r>
      </w:del>
    </w:p>
    <w:p w:rsidR="00000000" w:rsidDel="00000000" w:rsidP="00000000" w:rsidRDefault="00000000" w:rsidRPr="00000000" w14:paraId="00000186">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How we picture bayesian agents</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Entirely</w:delText>
        </w:r>
      </w:del>
    </w:p>
    <w:p w:rsidR="00000000" w:rsidDel="00000000" w:rsidP="00000000" w:rsidRDefault="00000000" w:rsidRPr="00000000" w14:paraId="00000187">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What selection theorems do we expect/want</w:delText>
        </w:r>
        <w:r w:rsidDel="00000000" w:rsidR="00000000" w:rsidRPr="00000000">
          <w:rPr>
            <w:rFonts w:ascii="Cambria" w:cs="Cambria" w:eastAsia="Cambria" w:hAnsi="Cambria"/>
            <w:sz w:val="24"/>
            <w:szCs w:val="24"/>
            <w:rtl w:val="0"/>
            <w:rPrChange w:author="Daniel Chiang" w:id="1" w:date="2026-07-09T20:25:09Z">
              <w:rPr/>
            </w:rPrChange>
          </w:rPr>
          <w:delText xml:space="preserve"> - Read Entirely</w:delText>
        </w:r>
      </w:del>
    </w:p>
    <w:p w:rsidR="00000000" w:rsidDel="00000000" w:rsidP="00000000" w:rsidRDefault="00000000" w:rsidRPr="00000000" w14:paraId="00000188">
      <w:pPr>
        <w:pStyle w:val="Heading2"/>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bookmarkStart w:colFirst="0" w:colLast="0" w:name="_40aye11hi8ql" w:id="14"/>
        <w:bookmarkEnd w:id="14"/>
        <w:r w:rsidDel="00000000" w:rsidR="00000000" w:rsidRPr="00000000">
          <w:rPr>
            <w:rFonts w:ascii="Cambria" w:cs="Cambria" w:eastAsia="Cambria" w:hAnsi="Cambria"/>
            <w:sz w:val="24"/>
            <w:szCs w:val="24"/>
            <w:rtl w:val="0"/>
            <w:rPrChange w:author="Daniel Chiang" w:id="1" w:date="2026-07-09T20:25:09Z">
              <w:rPr/>
            </w:rPrChange>
          </w:rPr>
          <w:delText xml:space="preserve">Learn more</w:delText>
        </w:r>
        <w:r w:rsidDel="00000000" w:rsidR="00000000" w:rsidRPr="00000000">
          <w:rPr>
            <w:rtl w:val="0"/>
          </w:rPr>
        </w:r>
      </w:del>
    </w:p>
    <w:p w:rsidR="00000000" w:rsidDel="00000000" w:rsidP="00000000" w:rsidRDefault="00000000" w:rsidRPr="00000000" w14:paraId="00000189">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You may want to read the lecture slides by Cole and Aram that were taught in the in-person component:</w:delText>
        </w:r>
      </w:del>
    </w:p>
    <w:p w:rsidR="00000000" w:rsidDel="00000000" w:rsidP="00000000" w:rsidRDefault="00000000" w:rsidRPr="00000000" w14:paraId="0000018A">
      <w:pPr>
        <w:rPr>
          <w:del w:author="Daniel Chiang" w:id="0" w:date="2026-07-09T20:20:15Z"/>
          <w:rFonts w:ascii="Cambria" w:cs="Cambria" w:eastAsia="Cambria" w:hAnsi="Cambria"/>
          <w:sz w:val="24"/>
          <w:szCs w:val="24"/>
          <w:rPrChange w:author="Daniel Chiang" w:id="3" w:date="2026-07-09T20:20:15Z">
            <w:rPr/>
          </w:rPrChange>
        </w:rPr>
      </w:pPr>
      <w:del w:author="Daniel Chiang" w:id="0" w:date="2026-07-09T20:20:15Z">
        <w:r w:rsidDel="00000000" w:rsidR="00000000" w:rsidRPr="00000000">
          <w:rPr>
            <w:rtl w:val="0"/>
          </w:rPr>
        </w:r>
      </w:del>
    </w:p>
    <w:p w:rsidR="00000000" w:rsidDel="00000000" w:rsidP="00000000" w:rsidRDefault="00000000" w:rsidRPr="00000000" w14:paraId="0000018B">
      <w:pPr>
        <w:numPr>
          <w:ilvl w:val="0"/>
          <w:numId w:val="14"/>
        </w:numPr>
        <w:ind w:left="720" w:hanging="360"/>
        <w:rPr>
          <w:del w:author="Daniel Chiang" w:id="0" w:date="2026-07-09T20:20:15Z"/>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Embedded AIXI slides</w:delText>
        </w:r>
        <w:r w:rsidDel="00000000" w:rsidR="00000000" w:rsidRPr="00000000">
          <w:rPr>
            <w:rFonts w:ascii="Cambria" w:cs="Cambria" w:eastAsia="Cambria" w:hAnsi="Cambria"/>
            <w:sz w:val="24"/>
            <w:szCs w:val="24"/>
            <w:rtl w:val="0"/>
            <w:rPrChange w:author="Daniel Chiang" w:id="1" w:date="2026-07-09T20:25:09Z">
              <w:rPr/>
            </w:rPrChange>
          </w:rPr>
          <w:delText xml:space="preserve">: Guest lecture by Cole Wyeth</w:delText>
        </w:r>
      </w:del>
    </w:p>
    <w:p w:rsidR="00000000" w:rsidDel="00000000" w:rsidP="00000000" w:rsidRDefault="00000000" w:rsidRPr="00000000" w14:paraId="0000018C">
      <w:pPr>
        <w:numPr>
          <w:ilvl w:val="0"/>
          <w:numId w:val="14"/>
        </w:numPr>
        <w:ind w:left="720" w:hanging="360"/>
        <w:rPr>
          <w:del w:author="Daniel Chiang" w:id="0" w:date="2026-07-09T20:20:15Z"/>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Decision theory slides</w:delText>
        </w:r>
        <w:r w:rsidDel="00000000" w:rsidR="00000000" w:rsidRPr="00000000">
          <w:rPr>
            <w:rFonts w:ascii="Cambria" w:cs="Cambria" w:eastAsia="Cambria" w:hAnsi="Cambria"/>
            <w:sz w:val="24"/>
            <w:szCs w:val="24"/>
            <w:rtl w:val="0"/>
            <w:rPrChange w:author="Daniel Chiang" w:id="1" w:date="2026-07-09T20:25:09Z">
              <w:rPr/>
            </w:rPrChange>
          </w:rPr>
          <w:delText xml:space="preserve">: Guest lecture by Aram Ebtekar</w:delText>
        </w:r>
      </w:del>
    </w:p>
    <w:p w:rsidR="00000000" w:rsidDel="00000000" w:rsidP="00000000" w:rsidRDefault="00000000" w:rsidRPr="00000000" w14:paraId="0000018D">
      <w:pPr>
        <w:spacing w:after="240" w:before="240" w:lineRule="auto"/>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To go deeper, read any other topic readings that interest you from the main content above. The additional readings below either extend one of the topic readings in more depth or cover agent foundations topics not introduced in the </w:delText>
        </w:r>
        <w:r w:rsidDel="00000000" w:rsidR="00000000" w:rsidRPr="00000000">
          <w:rPr>
            <w:rFonts w:ascii="Cambria" w:cs="Cambria" w:eastAsia="Cambria" w:hAnsi="Cambria"/>
            <w:sz w:val="24"/>
            <w:szCs w:val="24"/>
            <w:rtl w:val="0"/>
            <w:rPrChange w:author="Daniel Chiang" w:id="1" w:date="2026-07-09T20:25:09Z">
              <w:rPr/>
            </w:rPrChange>
          </w:rPr>
          <w:delText xml:space="preserve">topic readings</w:delText>
        </w:r>
        <w:r w:rsidDel="00000000" w:rsidR="00000000" w:rsidRPr="00000000">
          <w:rPr>
            <w:rFonts w:ascii="Cambria" w:cs="Cambria" w:eastAsia="Cambria" w:hAnsi="Cambria"/>
            <w:sz w:val="24"/>
            <w:szCs w:val="24"/>
            <w:rtl w:val="0"/>
            <w:rPrChange w:author="Daniel Chiang" w:id="1" w:date="2026-07-09T20:25:09Z">
              <w:rPr/>
            </w:rPrChange>
          </w:rPr>
          <w:delText xml:space="preserve">, such as infra-Bayesianism and corrigibility.</w:delText>
        </w:r>
      </w:del>
    </w:p>
    <w:p w:rsidR="00000000" w:rsidDel="00000000" w:rsidP="00000000" w:rsidRDefault="00000000" w:rsidRPr="00000000" w14:paraId="0000018E">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Foundations of algorithmic thermodynamic</w:delText>
        </w:r>
        <w:r w:rsidDel="00000000" w:rsidR="00000000" w:rsidRPr="00000000">
          <w:rPr>
            <w:rtl w:val="0"/>
          </w:rPr>
        </w:r>
      </w:del>
    </w:p>
    <w:p w:rsidR="00000000" w:rsidDel="00000000" w:rsidP="00000000" w:rsidRDefault="00000000" w:rsidRPr="00000000" w14:paraId="0000018F">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causal arrow of time</w:delText>
        </w:r>
        <w:r w:rsidDel="00000000" w:rsidR="00000000" w:rsidRPr="00000000">
          <w:rPr>
            <w:rtl w:val="0"/>
          </w:rPr>
        </w:r>
      </w:del>
    </w:p>
    <w:p w:rsidR="00000000" w:rsidDel="00000000" w:rsidP="00000000" w:rsidRDefault="00000000" w:rsidRPr="00000000" w14:paraId="00000190">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Introduction To The Infra-Bayesianism Sequence</w:delText>
        </w:r>
        <w:r w:rsidDel="00000000" w:rsidR="00000000" w:rsidRPr="00000000">
          <w:rPr>
            <w:rtl w:val="0"/>
          </w:rPr>
        </w:r>
      </w:del>
    </w:p>
    <w:p w:rsidR="00000000" w:rsidDel="00000000" w:rsidP="00000000" w:rsidRDefault="00000000" w:rsidRPr="00000000" w14:paraId="00000191">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The learning theoretic agenda</w:delText>
        </w:r>
        <w:r w:rsidDel="00000000" w:rsidR="00000000" w:rsidRPr="00000000">
          <w:rPr>
            <w:rtl w:val="0"/>
          </w:rPr>
        </w:r>
      </w:del>
    </w:p>
    <w:p w:rsidR="00000000" w:rsidDel="00000000" w:rsidP="00000000" w:rsidRDefault="00000000" w:rsidRPr="00000000" w14:paraId="00000192">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Corrigibility</w:delText>
        </w:r>
        <w:r w:rsidDel="00000000" w:rsidR="00000000" w:rsidRPr="00000000">
          <w:rPr>
            <w:rtl w:val="0"/>
          </w:rPr>
        </w:r>
      </w:del>
    </w:p>
    <w:p w:rsidR="00000000" w:rsidDel="00000000" w:rsidP="00000000" w:rsidRDefault="00000000" w:rsidRPr="00000000" w14:paraId="00000193">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Corrigibility 2</w:delText>
        </w:r>
        <w:r w:rsidDel="00000000" w:rsidR="00000000" w:rsidRPr="00000000">
          <w:rPr>
            <w:rtl w:val="0"/>
          </w:rPr>
        </w:r>
      </w:del>
    </w:p>
    <w:p w:rsidR="00000000" w:rsidDel="00000000" w:rsidP="00000000" w:rsidRDefault="00000000" w:rsidRPr="00000000" w14:paraId="00000194">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Optimization at a distance</w:delText>
        </w:r>
        <w:r w:rsidDel="00000000" w:rsidR="00000000" w:rsidRPr="00000000">
          <w:rPr>
            <w:rtl w:val="0"/>
          </w:rPr>
        </w:r>
      </w:del>
    </w:p>
    <w:p w:rsidR="00000000" w:rsidDel="00000000" w:rsidP="00000000" w:rsidRDefault="00000000" w:rsidRPr="00000000" w14:paraId="00000195">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Tiling agent</w:delText>
        </w:r>
        <w:r w:rsidDel="00000000" w:rsidR="00000000" w:rsidRPr="00000000">
          <w:rPr>
            <w:rtl w:val="0"/>
          </w:rPr>
        </w:r>
      </w:del>
    </w:p>
    <w:p w:rsidR="00000000" w:rsidDel="00000000" w:rsidP="00000000" w:rsidRDefault="00000000" w:rsidRPr="00000000" w14:paraId="00000196">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Admissibility and complete class</w:delText>
        </w:r>
        <w:r w:rsidDel="00000000" w:rsidR="00000000" w:rsidRPr="00000000">
          <w:rPr>
            <w:rtl w:val="0"/>
          </w:rPr>
        </w:r>
      </w:del>
    </w:p>
    <w:p w:rsidR="00000000" w:rsidDel="00000000" w:rsidP="00000000" w:rsidRDefault="00000000" w:rsidRPr="00000000" w14:paraId="00000197">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Dutch book argument</w:delText>
        </w:r>
        <w:r w:rsidDel="00000000" w:rsidR="00000000" w:rsidRPr="00000000">
          <w:rPr>
            <w:rtl w:val="0"/>
          </w:rPr>
        </w:r>
      </w:del>
    </w:p>
    <w:p w:rsidR="00000000" w:rsidDel="00000000" w:rsidP="00000000" w:rsidRDefault="00000000" w:rsidRPr="00000000" w14:paraId="00000198">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Limit computable grains of truth</w:delText>
        </w:r>
        <w:r w:rsidDel="00000000" w:rsidR="00000000" w:rsidRPr="00000000">
          <w:rPr>
            <w:rtl w:val="0"/>
          </w:rPr>
        </w:r>
      </w:del>
    </w:p>
    <w:p w:rsidR="00000000" w:rsidDel="00000000" w:rsidP="00000000" w:rsidRDefault="00000000" w:rsidRPr="00000000" w14:paraId="00000199">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Embeddedness Failures in Universal Artificial Intelligence</w:delText>
        </w:r>
        <w:r w:rsidDel="00000000" w:rsidR="00000000" w:rsidRPr="00000000">
          <w:rPr>
            <w:rtl w:val="0"/>
          </w:rPr>
        </w:r>
      </w:del>
    </w:p>
    <w:p w:rsidR="00000000" w:rsidDel="00000000" w:rsidP="00000000" w:rsidRDefault="00000000" w:rsidRPr="00000000" w14:paraId="0000019A">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Value under ignorance</w:delText>
        </w:r>
        <w:r w:rsidDel="00000000" w:rsidR="00000000" w:rsidRPr="00000000">
          <w:rPr>
            <w:rtl w:val="0"/>
          </w:rPr>
        </w:r>
      </w:del>
    </w:p>
    <w:p w:rsidR="00000000" w:rsidDel="00000000" w:rsidP="00000000" w:rsidRDefault="00000000" w:rsidRPr="00000000" w14:paraId="0000019B">
      <w:pPr>
        <w:pStyle w:val="Heading1"/>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bookmarkStart w:colFirst="0" w:colLast="0" w:name="_ambnzvkysivd" w:id="15"/>
        <w:bookmarkEnd w:id="15"/>
        <w:r w:rsidDel="00000000" w:rsidR="00000000" w:rsidRPr="00000000">
          <w:rPr>
            <w:rFonts w:ascii="Cambria" w:cs="Cambria" w:eastAsia="Cambria" w:hAnsi="Cambria"/>
            <w:sz w:val="24"/>
            <w:szCs w:val="24"/>
            <w:rtl w:val="0"/>
            <w:rPrChange w:author="Daniel Chiang" w:id="1" w:date="2026-07-09T20:25:09Z">
              <w:rPr/>
            </w:rPrChange>
          </w:rPr>
          <w:delText xml:space="preserve">Teaching guide</w:delText>
        </w:r>
        <w:r w:rsidDel="00000000" w:rsidR="00000000" w:rsidRPr="00000000">
          <w:rPr>
            <w:rtl w:val="0"/>
          </w:rPr>
        </w:r>
      </w:del>
    </w:p>
    <w:p w:rsidR="00000000" w:rsidDel="00000000" w:rsidP="00000000" w:rsidRDefault="00000000" w:rsidRPr="00000000" w14:paraId="0000019C">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1 hour of introductory lecture on the bird’s eye view picture &amp; motivation of agent foundations</w:delText>
        </w:r>
      </w:del>
    </w:p>
    <w:p w:rsidR="00000000" w:rsidDel="00000000" w:rsidP="00000000" w:rsidRDefault="00000000" w:rsidRPr="00000000" w14:paraId="0000019D">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2.5 hours of reading + discussion</w:delText>
        </w:r>
      </w:del>
    </w:p>
    <w:p w:rsidR="00000000" w:rsidDel="00000000" w:rsidP="00000000" w:rsidRDefault="00000000" w:rsidRPr="00000000" w14:paraId="0000019E">
      <w:pPr>
        <w:numPr>
          <w:ilvl w:val="1"/>
          <w:numId w:val="14"/>
        </w:numPr>
        <w:ind w:left="144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1"/>
              <w:numId w:val="14"/>
            </w:numPr>
            <w:ind w:left="144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Format: We separate into fundamental reading vs readings on specific topics, each person reads a fundamental reading+ readings on one of the topics, then discuss with others who’ve read different topics</w:delText>
        </w:r>
      </w:del>
    </w:p>
    <w:p w:rsidR="00000000" w:rsidDel="00000000" w:rsidP="00000000" w:rsidRDefault="00000000" w:rsidRPr="00000000" w14:paraId="0000019F">
      <w:pPr>
        <w:numPr>
          <w:ilvl w:val="1"/>
          <w:numId w:val="14"/>
        </w:numPr>
        <w:ind w:left="144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1"/>
              <w:numId w:val="14"/>
            </w:numPr>
            <w:ind w:left="144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Fundamental reading:</w:delText>
        </w:r>
      </w:del>
    </w:p>
    <w:p w:rsidR="00000000" w:rsidDel="00000000" w:rsidP="00000000" w:rsidRDefault="00000000" w:rsidRPr="00000000" w14:paraId="000001A0">
      <w:pPr>
        <w:numPr>
          <w:ilvl w:val="2"/>
          <w:numId w:val="14"/>
        </w:numPr>
        <w:ind w:left="216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2"/>
              <w:numId w:val="14"/>
            </w:numPr>
            <w:ind w:left="216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Embedded agency</w:delText>
        </w:r>
      </w:del>
    </w:p>
    <w:p w:rsidR="00000000" w:rsidDel="00000000" w:rsidP="00000000" w:rsidRDefault="00000000" w:rsidRPr="00000000" w14:paraId="000001A1">
      <w:pPr>
        <w:numPr>
          <w:ilvl w:val="2"/>
          <w:numId w:val="14"/>
        </w:numPr>
        <w:ind w:left="216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2"/>
              <w:numId w:val="14"/>
            </w:numPr>
            <w:ind w:left="216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Why agent foundations</w:delText>
        </w:r>
      </w:del>
    </w:p>
    <w:p w:rsidR="00000000" w:rsidDel="00000000" w:rsidP="00000000" w:rsidRDefault="00000000" w:rsidRPr="00000000" w14:paraId="000001A2">
      <w:pPr>
        <w:numPr>
          <w:ilvl w:val="2"/>
          <w:numId w:val="14"/>
        </w:numPr>
        <w:ind w:left="216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2"/>
              <w:numId w:val="14"/>
            </w:numPr>
            <w:ind w:left="216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General purpose search</w:delText>
        </w:r>
      </w:del>
    </w:p>
    <w:p w:rsidR="00000000" w:rsidDel="00000000" w:rsidP="00000000" w:rsidRDefault="00000000" w:rsidRPr="00000000" w14:paraId="000001A3">
      <w:pPr>
        <w:numPr>
          <w:ilvl w:val="2"/>
          <w:numId w:val="14"/>
        </w:numPr>
        <w:ind w:left="216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2"/>
              <w:numId w:val="14"/>
            </w:numPr>
            <w:ind w:left="216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Reflective consistent degree of freedom</w:delText>
        </w:r>
      </w:del>
    </w:p>
    <w:p w:rsidR="00000000" w:rsidDel="00000000" w:rsidP="00000000" w:rsidRDefault="00000000" w:rsidRPr="00000000" w14:paraId="000001A4">
      <w:pPr>
        <w:numPr>
          <w:ilvl w:val="1"/>
          <w:numId w:val="14"/>
        </w:numPr>
        <w:ind w:left="144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1"/>
              <w:numId w:val="14"/>
            </w:numPr>
            <w:ind w:left="144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Topics:</w:delText>
        </w:r>
      </w:del>
    </w:p>
    <w:p w:rsidR="00000000" w:rsidDel="00000000" w:rsidP="00000000" w:rsidRDefault="00000000" w:rsidRPr="00000000" w14:paraId="000001A5">
      <w:pPr>
        <w:numPr>
          <w:ilvl w:val="2"/>
          <w:numId w:val="14"/>
        </w:numPr>
        <w:ind w:left="216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2"/>
              <w:numId w:val="14"/>
            </w:numPr>
            <w:ind w:left="216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Consequentialist foundations (coherence &amp; complete class theorems)</w:delText>
        </w:r>
      </w:del>
    </w:p>
    <w:p w:rsidR="00000000" w:rsidDel="00000000" w:rsidP="00000000" w:rsidRDefault="00000000" w:rsidRPr="00000000" w14:paraId="000001A6">
      <w:pPr>
        <w:numPr>
          <w:ilvl w:val="2"/>
          <w:numId w:val="14"/>
        </w:numPr>
        <w:ind w:left="216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2"/>
              <w:numId w:val="14"/>
            </w:numPr>
            <w:ind w:left="216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Lob’s theorem and tiling agent</w:delText>
        </w:r>
      </w:del>
    </w:p>
    <w:p w:rsidR="00000000" w:rsidDel="00000000" w:rsidP="00000000" w:rsidRDefault="00000000" w:rsidRPr="00000000" w14:paraId="000001A7">
      <w:pPr>
        <w:numPr>
          <w:ilvl w:val="2"/>
          <w:numId w:val="14"/>
        </w:numPr>
        <w:ind w:left="216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2"/>
              <w:numId w:val="14"/>
            </w:numPr>
            <w:ind w:left="216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Logical induction</w:delText>
        </w:r>
      </w:del>
    </w:p>
    <w:p w:rsidR="00000000" w:rsidDel="00000000" w:rsidP="00000000" w:rsidRDefault="00000000" w:rsidRPr="00000000" w14:paraId="000001A8">
      <w:pPr>
        <w:numPr>
          <w:ilvl w:val="2"/>
          <w:numId w:val="14"/>
        </w:numPr>
        <w:ind w:left="216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2"/>
              <w:numId w:val="14"/>
            </w:numPr>
            <w:ind w:left="216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Decision theory</w:delText>
        </w:r>
      </w:del>
    </w:p>
    <w:p w:rsidR="00000000" w:rsidDel="00000000" w:rsidP="00000000" w:rsidRDefault="00000000" w:rsidRPr="00000000" w14:paraId="000001A9">
      <w:pPr>
        <w:numPr>
          <w:ilvl w:val="2"/>
          <w:numId w:val="14"/>
        </w:numPr>
        <w:ind w:left="216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2"/>
              <w:numId w:val="14"/>
            </w:numPr>
            <w:ind w:left="216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Optimization and thermodynamics</w:delText>
        </w:r>
      </w:del>
    </w:p>
    <w:p w:rsidR="00000000" w:rsidDel="00000000" w:rsidP="00000000" w:rsidRDefault="00000000" w:rsidRPr="00000000" w14:paraId="000001AA">
      <w:pPr>
        <w:numPr>
          <w:ilvl w:val="2"/>
          <w:numId w:val="14"/>
        </w:numPr>
        <w:ind w:left="216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2"/>
              <w:numId w:val="14"/>
            </w:numPr>
            <w:ind w:left="216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Descriptive agent foundations</w:delText>
        </w:r>
      </w:del>
    </w:p>
    <w:p w:rsidR="00000000" w:rsidDel="00000000" w:rsidP="00000000" w:rsidRDefault="00000000" w:rsidRPr="00000000" w14:paraId="000001AB">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1 hour of lecture by Cole Wyeth on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reflective oracles and nonrealizability</w:delText>
        </w:r>
        <w:r w:rsidDel="00000000" w:rsidR="00000000" w:rsidRPr="00000000">
          <w:rPr>
            <w:rtl w:val="0"/>
          </w:rPr>
        </w:r>
      </w:del>
    </w:p>
    <w:p w:rsidR="00000000" w:rsidDel="00000000" w:rsidP="00000000" w:rsidRDefault="00000000" w:rsidRPr="00000000" w14:paraId="000001AC">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1 hour of exercises on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Lob’s theorem, complete class and information theory</w:delText>
        </w:r>
        <w:r w:rsidDel="00000000" w:rsidR="00000000" w:rsidRPr="00000000">
          <w:rPr>
            <w:rtl w:val="0"/>
          </w:rPr>
        </w:r>
      </w:del>
    </w:p>
    <w:p w:rsidR="00000000" w:rsidDel="00000000" w:rsidP="00000000" w:rsidRDefault="00000000" w:rsidRPr="00000000" w14:paraId="000001AD">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1 hour of lecture by Aram Ebtekar on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decision theory</w:delText>
        </w:r>
        <w:r w:rsidDel="00000000" w:rsidR="00000000" w:rsidRPr="00000000">
          <w:rPr>
            <w:rtl w:val="0"/>
          </w:rPr>
        </w:r>
      </w:del>
    </w:p>
    <w:p w:rsidR="00000000" w:rsidDel="00000000" w:rsidP="00000000" w:rsidRDefault="00000000" w:rsidRPr="00000000" w14:paraId="000001AE">
      <w:pPr>
        <w:spacing w:after="240" w:before="240" w:lineRule="auto"/>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If running this module in person, have participants each read a different topic reading beforehand, then form small groups where each member has read a different topic. Have them discuss how their respective topics relate to each other and to the core problems in agent foundations. The following are prompts for small group discussions, each connecting two topic readings.</w:delText>
        </w:r>
      </w:del>
    </w:p>
    <w:p w:rsidR="00000000" w:rsidDel="00000000" w:rsidP="00000000" w:rsidRDefault="00000000" w:rsidRPr="00000000" w14:paraId="000001AF">
      <w:pPr>
        <w:pStyle w:val="Heading2"/>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bookmarkStart w:colFirst="0" w:colLast="0" w:name="_y7jg06sy5011" w:id="16"/>
        <w:bookmarkEnd w:id="16"/>
        <w:r w:rsidDel="00000000" w:rsidR="00000000" w:rsidRPr="00000000">
          <w:rPr>
            <w:rFonts w:ascii="Cambria" w:cs="Cambria" w:eastAsia="Cambria" w:hAnsi="Cambria"/>
            <w:sz w:val="24"/>
            <w:szCs w:val="24"/>
            <w:rtl w:val="0"/>
            <w:rPrChange w:author="Daniel Chiang" w:id="1" w:date="2026-07-09T20:25:09Z">
              <w:rPr/>
            </w:rPrChange>
          </w:rPr>
          <w:delText xml:space="preserve">Cross Pollinations</w:delText>
        </w:r>
        <w:r w:rsidDel="00000000" w:rsidR="00000000" w:rsidRPr="00000000">
          <w:rPr>
            <w:rtl w:val="0"/>
          </w:rPr>
        </w:r>
      </w:del>
    </w:p>
    <w:p w:rsidR="00000000" w:rsidDel="00000000" w:rsidP="00000000" w:rsidRDefault="00000000" w:rsidRPr="00000000" w14:paraId="000001B0">
      <w:pPr>
        <w:pStyle w:val="Heading3"/>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o40pb7q3tzcz" w:id="17"/>
        <w:bookmarkEnd w:id="17"/>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Logical Induction × Löb's Theorem &amp; Tiling Agents</w:delText>
        </w:r>
      </w:del>
    </w:p>
    <w:p w:rsidR="00000000" w:rsidDel="00000000" w:rsidP="00000000" w:rsidRDefault="00000000" w:rsidRPr="00000000" w14:paraId="000001B1">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self-trust property (Section 4.12 of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logical induction</w:delText>
        </w:r>
        <w:r w:rsidDel="00000000" w:rsidR="00000000" w:rsidRPr="00000000">
          <w:rPr>
            <w:rFonts w:ascii="Cambria" w:cs="Cambria" w:eastAsia="Cambria" w:hAnsi="Cambria"/>
            <w:sz w:val="24"/>
            <w:szCs w:val="24"/>
            <w:rtl w:val="0"/>
            <w:rPrChange w:author="Daniel Chiang" w:id="1" w:date="2026-07-09T20:25:09Z">
              <w:rPr/>
            </w:rPrChange>
          </w:rPr>
          <w:delText xml:space="preserve">) says that a logical inductor's current credence in any sentence is a weighted average of its expected future credences — it defers to its future self without needing to witness the reasoning trace of its future self. The tiling agent's core desideratum is similar: a parent agent should be able to trust that its successor will act well without inspecting individual actions. Both involve a system placing trust in a future or downstream version of itself. Discuss the relationship between these two notions of self-trust.</w:delText>
        </w:r>
      </w:del>
    </w:p>
    <w:p w:rsidR="00000000" w:rsidDel="00000000" w:rsidP="00000000" w:rsidRDefault="00000000" w:rsidRPr="00000000" w14:paraId="000001B2">
      <w:pPr>
        <w:pStyle w:val="Heading3"/>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z58cn2mymmdp" w:id="18"/>
        <w:bookmarkEnd w:id="18"/>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Löb's Theorem × Decision Theory</w:delText>
        </w:r>
      </w:del>
    </w:p>
    <w:p w:rsidR="00000000" w:rsidDel="00000000" w:rsidP="00000000" w:rsidRDefault="00000000" w:rsidRPr="00000000" w14:paraId="000001B3">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Löb's theorem constrains what a proof system can prove about its own soundness. Reflective consistency requires that an agent would endorse its own decision procedure if it could choose one from scratch. FDT requires reasoning about the logical consequences of being "the kind of agent that runs this procedure", which involves the agent reasoning about its own source code. Discuss what these three ideas have in common regarding self-reference.</w:delText>
        </w:r>
      </w:del>
    </w:p>
    <w:p w:rsidR="00000000" w:rsidDel="00000000" w:rsidP="00000000" w:rsidRDefault="00000000" w:rsidRPr="00000000" w14:paraId="000001B4">
      <w:pPr>
        <w:pStyle w:val="Heading3"/>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c9646mmh80x8" w:id="19"/>
        <w:bookmarkEnd w:id="19"/>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Consequentialist Foundations × Optimization &amp; Thermodynamics</w:delText>
        </w:r>
      </w:del>
    </w:p>
    <w:p w:rsidR="00000000" w:rsidDel="00000000" w:rsidP="00000000" w:rsidRDefault="00000000" w:rsidRPr="00000000" w14:paraId="000001B5">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ground of optimization and generalized heat engine describe optimization as a process that produces low-entropy (near-deterministic) outputs by moving uncertainty elsewhere — analogous to a heat engine exploiting a temperature gradient. The coherence theorems describe rational agency as EU maximization over uncertain outcomes. Both frameworks are trying to characterize what it means to pursue goals under uncertainty. Discuss how these two pictures of goal-directed behavior relate to each other. Can the thermodynamic picture offer a "measuring stick of utility"?</w:delText>
        </w:r>
      </w:del>
    </w:p>
    <w:p w:rsidR="00000000" w:rsidDel="00000000" w:rsidP="00000000" w:rsidRDefault="00000000" w:rsidRPr="00000000" w14:paraId="000001B6">
      <w:pPr>
        <w:pStyle w:val="Heading3"/>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vwmouul63msj" w:id="20"/>
        <w:bookmarkEnd w:id="20"/>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Logical Induction x Consequentialist Foundations</w:delText>
        </w:r>
      </w:del>
    </w:p>
    <w:p w:rsidR="00000000" w:rsidDel="00000000" w:rsidP="00000000" w:rsidRDefault="00000000" w:rsidRPr="00000000" w14:paraId="000001B7">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Logical uncertainty might seem disentangled from empirical uncertainty, but are there cases where logical uncertainty may be entangled with empirical uncertainty? (E.g. Does the output of a program (whose source code you already know) ever lead you to update on empirical facts about the world? Do new observations ever reduce your uncertainty about logical facts?)</w:delText>
        </w:r>
      </w:del>
    </w:p>
    <w:p w:rsidR="00000000" w:rsidDel="00000000" w:rsidP="00000000" w:rsidRDefault="00000000" w:rsidRPr="00000000" w14:paraId="000001B8">
      <w:pPr>
        <w:pStyle w:val="Heading3"/>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n19pf9u636bj" w:id="21"/>
        <w:bookmarkEnd w:id="21"/>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Logical Induction × Decision Theory</w:delText>
        </w:r>
      </w:del>
    </w:p>
    <w:p w:rsidR="00000000" w:rsidDel="00000000" w:rsidP="00000000" w:rsidRDefault="00000000" w:rsidRPr="00000000" w14:paraId="000001B9">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Standard decision theory assumes agents have well-defined credences over empirical states of the world, but many core decision-theoretic scenarios involve uncertainty over logical facts: whether a particular program halts, what a Newcomb predictor has computed, what other instances of one's own decision procedure will output. Discuss what decision-theoretic problems relate to problems of logical uncertainty, and how the logical induction framework bears on them.</w:delText>
        </w:r>
      </w:del>
    </w:p>
    <w:p w:rsidR="00000000" w:rsidDel="00000000" w:rsidP="00000000" w:rsidRDefault="00000000" w:rsidRPr="00000000" w14:paraId="000001BA">
      <w:pPr>
        <w:pStyle w:val="Heading3"/>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vqf04tkn38up" w:id="22"/>
        <w:bookmarkEnd w:id="22"/>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Optimization &amp; Thermodynamics × Descriptive Agent Foundations</w:delText>
        </w:r>
      </w:del>
    </w:p>
    <w:p w:rsidR="00000000" w:rsidDel="00000000" w:rsidP="00000000" w:rsidRDefault="00000000" w:rsidRPr="00000000" w14:paraId="000001BB">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generalized heat engine describes optimization as moving uncertainty around — producing low-entropy outputs by exploiting entropy gradients elsewhere — with the second law as a hard physical constraint on what is possible. Selection theorems ask what agent type signatures are selected for by optimization processes like evolution or ML training, treating the environment as the external constraint. Discuss how these two perspectives relate to each other, e.g. what constraints might thermodynamics impose on the selection environment?</w:delText>
        </w:r>
      </w:del>
    </w:p>
    <w:p w:rsidR="00000000" w:rsidDel="00000000" w:rsidP="00000000" w:rsidRDefault="00000000" w:rsidRPr="00000000" w14:paraId="000001BC">
      <w:pPr>
        <w:pStyle w:val="Heading3"/>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y3dkv7nbv5ra" w:id="23"/>
        <w:bookmarkEnd w:id="23"/>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Consequentialist Foundations × Descriptive Agent Foundations</w:delText>
        </w:r>
      </w:del>
    </w:p>
    <w:p w:rsidR="00000000" w:rsidDel="00000000" w:rsidP="00000000" w:rsidRDefault="00000000" w:rsidRPr="00000000" w14:paraId="000001BD">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complete class theorem is representational: it shows that any agent avoiding dominated strategies </w:delText>
        </w:r>
        <w:r w:rsidDel="00000000" w:rsidR="00000000" w:rsidRPr="00000000">
          <w:rPr>
            <w:rFonts w:ascii="Cambria" w:cs="Cambria" w:eastAsia="Cambria" w:hAnsi="Cambria"/>
            <w:sz w:val="24"/>
            <w:szCs w:val="24"/>
            <w:rtl w:val="0"/>
            <w:rPrChange w:author="Daniel Chiang" w:id="1" w:date="2026-07-09T20:25:09Z">
              <w:rPr>
                <w:i w:val="1"/>
                <w:iCs w:val="1"/>
              </w:rPr>
            </w:rPrChange>
          </w:rPr>
          <w:delText xml:space="preserve">can be described as</w:delText>
        </w:r>
        <w:r w:rsidDel="00000000" w:rsidR="00000000" w:rsidRPr="00000000">
          <w:rPr>
            <w:rFonts w:ascii="Cambria" w:cs="Cambria" w:eastAsia="Cambria" w:hAnsi="Cambria"/>
            <w:sz w:val="24"/>
            <w:szCs w:val="24"/>
            <w:rtl w:val="0"/>
            <w:rPrChange w:author="Daniel Chiang" w:id="1" w:date="2026-07-09T20:25:09Z">
              <w:rPr/>
            </w:rPrChange>
          </w:rPr>
          <w:delText xml:space="preserve"> an EU maximizer, without making claims about its internal structure. Descriptive agent foundations and selection theorems take the complementary direction, asking what agents actually are and what pressures give rise to them. Discuss the relationship between the representational and mechanistic perspectives on agency.</w:delText>
        </w:r>
      </w:del>
    </w:p>
    <w:p w:rsidR="00000000" w:rsidDel="00000000" w:rsidP="00000000" w:rsidRDefault="00000000" w:rsidRPr="00000000" w14:paraId="000001BE">
      <w:pPr>
        <w:pStyle w:val="Heading3"/>
        <w:rPr>
          <w:del w:author="Daniel Chiang" w:id="0" w:date="2026-07-09T20:20:15Z"/>
          <w:rFonts w:ascii="Cambria" w:cs="Cambria" w:eastAsia="Cambria" w:hAnsi="Cambria"/>
          <w:color w:val="000000"/>
          <w:sz w:val="24"/>
          <w:szCs w:val="24"/>
          <w:rPrChange w:author="Daniel Chiang" w:id="1" w:date="2026-07-09T20:25:09Z">
            <w:rPr/>
          </w:rPrChange>
        </w:rPr>
      </w:pPr>
      <w:del w:author="Daniel Chiang" w:id="0" w:date="2026-07-09T20:20:15Z">
        <w:bookmarkStart w:colFirst="0" w:colLast="0" w:name="_3f3t2op7ckq5" w:id="24"/>
        <w:bookmarkEnd w:id="24"/>
        <w:r w:rsidDel="00000000" w:rsidR="00000000" w:rsidRPr="00000000">
          <w:rPr>
            <w:rFonts w:ascii="Cambria" w:cs="Cambria" w:eastAsia="Cambria" w:hAnsi="Cambria"/>
            <w:color w:val="000000"/>
            <w:sz w:val="24"/>
            <w:szCs w:val="24"/>
            <w:rtl w:val="0"/>
            <w:rPrChange w:author="Daniel Chiang" w:id="1" w:date="2026-07-09T20:25:09Z">
              <w:rPr/>
            </w:rPrChange>
          </w:rPr>
          <w:delText xml:space="preserve">Consequentialist Foundations × Logical Induction</w:delText>
        </w:r>
      </w:del>
    </w:p>
    <w:p w:rsidR="00000000" w:rsidDel="00000000" w:rsidP="00000000" w:rsidRDefault="00000000" w:rsidRPr="00000000" w14:paraId="000001BF">
      <w:pPr>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The Dutch book argument underlying coherence theorems assumes the agent can assign the correct probability to any bet — but this implicitly presupposes logical omniscience, since computing expected utilities requires knowing the logical consequences of one's beliefs. The logical induction criterion is motivated by an analogous "no polynomial-time Dutch book" argument, extended to cover logical uncertainty. Discuss how logical uncertainty interacts with the foundations of coherence arguments..</w:delText>
        </w:r>
        <w:r w:rsidDel="00000000" w:rsidR="00000000" w:rsidRPr="00000000">
          <w:rPr>
            <w:rtl w:val="0"/>
          </w:rPr>
        </w:r>
      </w:del>
    </w:p>
    <w:p w:rsidR="00000000" w:rsidDel="00000000" w:rsidP="00000000" w:rsidRDefault="00000000" w:rsidRPr="00000000" w14:paraId="000001C0">
      <w:pPr>
        <w:pStyle w:val="Heading1"/>
        <w:rPr>
          <w:del w:author="Daniel Chiang" w:id="0" w:date="2026-07-09T20:20:15Z"/>
          <w:rFonts w:ascii="Cambria" w:cs="Cambria" w:eastAsia="Cambria" w:hAnsi="Cambria"/>
          <w:sz w:val="24"/>
          <w:szCs w:val="24"/>
          <w:rPrChange w:author="Daniel Chiang" w:id="1" w:date="2026-07-09T20:25:09Z">
            <w:rPr/>
          </w:rPrChange>
        </w:rPr>
      </w:pPr>
      <w:del w:author="Daniel Chiang" w:id="0" w:date="2026-07-09T20:20:15Z">
        <w:bookmarkStart w:colFirst="0" w:colLast="0" w:name="_upb21ye5crdn" w:id="25"/>
        <w:bookmarkEnd w:id="25"/>
        <w:r w:rsidDel="00000000" w:rsidR="00000000" w:rsidRPr="00000000">
          <w:rPr>
            <w:rFonts w:ascii="Cambria" w:cs="Cambria" w:eastAsia="Cambria" w:hAnsi="Cambria"/>
            <w:sz w:val="24"/>
            <w:szCs w:val="24"/>
            <w:rtl w:val="0"/>
            <w:rPrChange w:author="Daniel Chiang" w:id="1" w:date="2026-07-09T20:25:09Z">
              <w:rPr/>
            </w:rPrChange>
          </w:rPr>
          <w:delText xml:space="preserve">Notes for future iterations</w:delText>
        </w:r>
      </w:del>
    </w:p>
    <w:p w:rsidR="00000000" w:rsidDel="00000000" w:rsidP="00000000" w:rsidRDefault="00000000" w:rsidRPr="00000000" w14:paraId="000001C1">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More focused scope which focuses on the big picture</w:delText>
        </w:r>
      </w:del>
    </w:p>
    <w:p w:rsidR="00000000" w:rsidDel="00000000" w:rsidP="00000000" w:rsidRDefault="00000000" w:rsidRPr="00000000" w14:paraId="000001C2">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Maybe develop self-sufficient lecture notes that tie together different topics</w:delText>
        </w:r>
      </w:del>
    </w:p>
    <w:p w:rsidR="00000000" w:rsidDel="00000000" w:rsidP="00000000" w:rsidRDefault="00000000" w:rsidRPr="00000000" w14:paraId="000001C3">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Develop a list of "what we should take away from this day"</w:delText>
        </w:r>
      </w:del>
    </w:p>
    <w:p w:rsidR="00000000" w:rsidDel="00000000" w:rsidP="00000000" w:rsidRDefault="00000000" w:rsidRPr="00000000" w14:paraId="000001C4">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More time for exercises and cross pollination discussions</w:delText>
        </w:r>
      </w:del>
    </w:p>
    <w:p w:rsidR="00000000" w:rsidDel="00000000" w:rsidP="00000000" w:rsidRDefault="00000000" w:rsidRPr="00000000" w14:paraId="000001C5">
      <w:pPr>
        <w:numPr>
          <w:ilvl w:val="0"/>
          <w:numId w:val="14"/>
        </w:numPr>
        <w:ind w:left="720" w:hanging="360"/>
        <w:rPr>
          <w:del w:author="Daniel Chiang" w:id="0" w:date="2026-07-09T20:20:15Z"/>
          <w:rFonts w:ascii="Arial" w:cs="Arial" w:eastAsia="Arial" w:hAnsi="Arial"/>
          <w:b w:val="0"/>
          <w:bCs w:val="0"/>
          <w:i w:val="0"/>
          <w:iCs w:val="0"/>
          <w:smallCaps w:val="0"/>
          <w:strike w:val="0"/>
          <w:sz w:val="22"/>
          <w:szCs w:val="22"/>
          <w:shd w:fill="auto" w:val="clear"/>
          <w:vertAlign w:val="baseline"/>
          <w:rPrChange w:author="Daniel Chiang" w:id="1" w:date="2026-07-09T20:25:09Z">
            <w:rPr>
              <w:rFonts w:ascii="Arial" w:cs="Arial" w:eastAsia="Arial" w:hAnsi="Arial"/>
              <w:b w:val="0"/>
              <w:bCs w:val="0"/>
              <w:i w:val="0"/>
              <w:iCs w:val="0"/>
              <w:smallCaps w:val="0"/>
              <w:strike w:val="0"/>
              <w:color w:val="000000"/>
              <w:sz w:val="22"/>
              <w:szCs w:val="22"/>
              <w:u w:val="none"/>
              <w:shd w:fill="auto" w:val="clear"/>
              <w:vertAlign w:val="baseline"/>
            </w:rPr>
          </w:rPrChange>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Maybe it would be fruitful to have a doom day/a day that explains and motivates the considerations behind agent foundations research. E.g. </w:delText>
        </w:r>
        <w:r w:rsidDel="00000000" w:rsidR="00000000" w:rsidRPr="00000000">
          <w:rPr>
            <w:u w:val="single"/>
            <w:rtl w:val="0"/>
            <w:rPrChange w:author="Daniel Chiang" w:id="1" w:date="2026-07-09T20:25:09Z">
              <w:rPr>
                <w:rFonts w:ascii="Cambria" w:cs="Cambria" w:eastAsia="Cambria" w:hAnsi="Cambria"/>
                <w:sz w:val="24"/>
                <w:szCs w:val="24"/>
              </w:rPr>
            </w:rPrChange>
          </w:rPr>
          <w:delText xml:space="preserve">security mindset</w:delText>
        </w:r>
        <w:r w:rsidDel="00000000" w:rsidR="00000000" w:rsidRPr="00000000">
          <w:rPr>
            <w:rFonts w:ascii="Cambria" w:cs="Cambria" w:eastAsia="Cambria" w:hAnsi="Cambria"/>
            <w:sz w:val="24"/>
            <w:szCs w:val="24"/>
            <w:rtl w:val="0"/>
            <w:rPrChange w:author="Daniel Chiang" w:id="1" w:date="2026-07-09T20:25:09Z">
              <w:rPr/>
            </w:rPrChange>
          </w:rPr>
          <w:delText xml:space="preserve">, or something similar to degrees of freedom from Jeremy’s talk</w:delText>
        </w:r>
      </w:del>
    </w:p>
    <w:p w:rsidR="00000000" w:rsidDel="00000000" w:rsidP="00000000" w:rsidRDefault="00000000" w:rsidRPr="00000000" w14:paraId="000001C6">
      <w:pPr>
        <w:numPr>
          <w:ilvl w:val="0"/>
          <w:numId w:val="14"/>
        </w:numPr>
        <w:ind w:left="720" w:hanging="360"/>
        <w:rPr>
          <w:del w:author="Daniel Chiang" w:id="0" w:date="2026-07-09T20:20:15Z"/>
        </w:rPr>
        <w:pPrChange w:author="Daniel Chiang" w:id="0" w:date="2026-07-09T20:25:09Z">
          <w:pPr>
            <w:numPr>
              <w:ilvl w:val="0"/>
              <w:numId w:val="14"/>
            </w:numPr>
            <w:ind w:left="72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Arbital, Habryka says:</w:delText>
        </w:r>
      </w:del>
    </w:p>
    <w:p w:rsidR="00000000" w:rsidDel="00000000" w:rsidP="00000000" w:rsidRDefault="00000000" w:rsidRPr="00000000" w14:paraId="000001C7">
      <w:pPr>
        <w:numPr>
          <w:ilvl w:val="1"/>
          <w:numId w:val="14"/>
        </w:numPr>
        <w:ind w:left="1440" w:hanging="360"/>
        <w:rPr>
          <w:del w:author="Daniel Chiang" w:id="0" w:date="2026-07-09T20:20:15Z"/>
        </w:rPr>
        <w:pPrChange w:author="Daniel Chiang" w:id="0" w:date="2026-07-09T20:25:09Z">
          <w:pPr>
            <w:numPr>
              <w:ilvl w:val="1"/>
              <w:numId w:val="14"/>
            </w:numPr>
            <w:ind w:left="144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Huh, seems by far the best to me on CEV, corrigibility, problem of fully updated deference, pivotal act, and a bunch of adjacent things (all of which seem like core material to me).</w:delText>
        </w:r>
      </w:del>
    </w:p>
    <w:p w:rsidR="00000000" w:rsidDel="00000000" w:rsidP="00000000" w:rsidRDefault="00000000" w:rsidRPr="00000000" w14:paraId="000001C8">
      <w:pPr>
        <w:numPr>
          <w:ilvl w:val="1"/>
          <w:numId w:val="14"/>
        </w:numPr>
        <w:ind w:left="1440" w:hanging="360"/>
        <w:pPrChange w:author="Daniel Chiang" w:id="0" w:date="2026-07-09T20:25:09Z">
          <w:pPr>
            <w:numPr>
              <w:ilvl w:val="1"/>
              <w:numId w:val="14"/>
            </w:numPr>
            <w:ind w:left="1440" w:hanging="360"/>
          </w:pPr>
        </w:pPrChange>
      </w:pPr>
      <w:del w:author="Daniel Chiang" w:id="0" w:date="2026-07-09T20:20:15Z">
        <w:r w:rsidDel="00000000" w:rsidR="00000000" w:rsidRPr="00000000">
          <w:rPr>
            <w:rFonts w:ascii="Cambria" w:cs="Cambria" w:eastAsia="Cambria" w:hAnsi="Cambria"/>
            <w:sz w:val="24"/>
            <w:szCs w:val="24"/>
            <w:rtl w:val="0"/>
            <w:rPrChange w:author="Daniel Chiang" w:id="1" w:date="2026-07-09T20:25:09Z">
              <w:rPr/>
            </w:rPrChange>
          </w:rPr>
          <w:delText xml:space="preserve">This needs to be reflected!</w:delText>
        </w:r>
      </w:del>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nsola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8">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7">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1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0">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2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6">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2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